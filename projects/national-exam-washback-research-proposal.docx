
<file path=[Content_Types].xml><?xml version="1.0" encoding="utf-8"?>
<Types xmlns="http://schemas.openxmlformats.org/package/2006/content-types">
  <Default Extension="emf" ContentType="image/x-emf"/>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5AB9D8" w14:textId="77777777" w:rsidR="00A51775" w:rsidRPr="000C6109" w:rsidRDefault="00000000" w:rsidP="009775FB">
      <w:pPr>
        <w:spacing w:before="120" w:after="120"/>
        <w:jc w:val="center"/>
        <w:rPr>
          <w:b/>
          <w:bCs/>
          <w:color w:val="000000" w:themeColor="text1"/>
          <w:sz w:val="32"/>
          <w:szCs w:val="32"/>
          <w:highlight w:val="white"/>
        </w:rPr>
      </w:pPr>
      <w:r w:rsidRPr="000C6109">
        <w:rPr>
          <w:b/>
          <w:bCs/>
          <w:color w:val="000000" w:themeColor="text1"/>
          <w:sz w:val="32"/>
          <w:szCs w:val="32"/>
          <w:highlight w:val="white"/>
        </w:rPr>
        <w:t>MINISTRY OF EDUCATION AND TRAINING</w:t>
      </w:r>
    </w:p>
    <w:p w14:paraId="049849A5" w14:textId="77777777" w:rsidR="00A51775" w:rsidRPr="000C6109" w:rsidRDefault="00000000" w:rsidP="009775FB">
      <w:pPr>
        <w:jc w:val="center"/>
        <w:rPr>
          <w:b/>
          <w:bCs/>
          <w:color w:val="000000" w:themeColor="text1"/>
          <w:sz w:val="32"/>
          <w:szCs w:val="32"/>
          <w:highlight w:val="white"/>
        </w:rPr>
      </w:pPr>
      <w:r w:rsidRPr="000C6109">
        <w:rPr>
          <w:b/>
          <w:bCs/>
          <w:color w:val="000000" w:themeColor="text1"/>
          <w:sz w:val="32"/>
          <w:szCs w:val="32"/>
          <w:highlight w:val="white"/>
        </w:rPr>
        <w:t>HOA SEN UNIVERSITY</w:t>
      </w:r>
    </w:p>
    <w:p w14:paraId="614DFEEE" w14:textId="77777777" w:rsidR="00A51775" w:rsidRPr="000C6109" w:rsidRDefault="00A51775" w:rsidP="009775FB">
      <w:pPr>
        <w:rPr>
          <w:color w:val="000000" w:themeColor="text1"/>
          <w:sz w:val="28"/>
          <w:szCs w:val="28"/>
          <w:highlight w:val="white"/>
        </w:rPr>
      </w:pPr>
    </w:p>
    <w:p w14:paraId="0839CEF3" w14:textId="77777777" w:rsidR="00A51775" w:rsidRPr="000C6109" w:rsidRDefault="00A51775" w:rsidP="009775FB">
      <w:pPr>
        <w:rPr>
          <w:color w:val="000000" w:themeColor="text1"/>
          <w:sz w:val="28"/>
          <w:szCs w:val="28"/>
          <w:highlight w:val="white"/>
        </w:rPr>
      </w:pPr>
    </w:p>
    <w:p w14:paraId="2CC4F5A1" w14:textId="77777777" w:rsidR="00A51775" w:rsidRPr="000C6109" w:rsidRDefault="00000000" w:rsidP="009775FB">
      <w:pPr>
        <w:jc w:val="center"/>
        <w:rPr>
          <w:color w:val="000000" w:themeColor="text1"/>
          <w:sz w:val="28"/>
          <w:szCs w:val="28"/>
          <w:highlight w:val="white"/>
        </w:rPr>
      </w:pPr>
      <w:r w:rsidRPr="000C6109">
        <w:rPr>
          <w:b/>
          <w:bCs/>
          <w:color w:val="000000" w:themeColor="text1"/>
          <w:sz w:val="28"/>
          <w:szCs w:val="28"/>
          <w:highlight w:val="white"/>
        </w:rPr>
        <w:t>RESEARCH PROPOSAL</w:t>
      </w:r>
    </w:p>
    <w:p w14:paraId="1B0FE18E" w14:textId="77777777" w:rsidR="00A51775" w:rsidRPr="000C6109" w:rsidRDefault="00A51775" w:rsidP="009775FB">
      <w:pPr>
        <w:jc w:val="center"/>
        <w:rPr>
          <w:color w:val="000000" w:themeColor="text1"/>
          <w:sz w:val="28"/>
          <w:szCs w:val="28"/>
          <w:highlight w:val="white"/>
        </w:rPr>
      </w:pPr>
    </w:p>
    <w:p w14:paraId="4B4CC3AD" w14:textId="77777777" w:rsidR="00A51775" w:rsidRPr="000C6109" w:rsidRDefault="00A51775" w:rsidP="009775FB">
      <w:pPr>
        <w:jc w:val="center"/>
        <w:rPr>
          <w:color w:val="000000" w:themeColor="text1"/>
          <w:sz w:val="28"/>
          <w:szCs w:val="28"/>
          <w:highlight w:val="white"/>
        </w:rPr>
      </w:pPr>
    </w:p>
    <w:p w14:paraId="5AFB9B70" w14:textId="77777777" w:rsidR="00A51775" w:rsidRPr="000C6109" w:rsidRDefault="00000000" w:rsidP="009775FB">
      <w:pPr>
        <w:jc w:val="center"/>
        <w:rPr>
          <w:b/>
          <w:bCs/>
          <w:color w:val="000000" w:themeColor="text1"/>
          <w:sz w:val="36"/>
          <w:szCs w:val="36"/>
          <w:highlight w:val="white"/>
        </w:rPr>
      </w:pPr>
      <w:r w:rsidRPr="000C6109">
        <w:rPr>
          <w:b/>
          <w:bCs/>
          <w:color w:val="000000" w:themeColor="text1"/>
          <w:sz w:val="36"/>
          <w:szCs w:val="36"/>
          <w:highlight w:val="white"/>
        </w:rPr>
        <w:t>The Washback Effect of the National High School English Examination on Vietnamese Grade 12 Students’ Motivation for English Learning</w:t>
      </w:r>
    </w:p>
    <w:p w14:paraId="0186FE7E" w14:textId="77777777" w:rsidR="00A51775" w:rsidRPr="000C6109" w:rsidRDefault="00A51775" w:rsidP="009775FB">
      <w:pPr>
        <w:jc w:val="center"/>
        <w:rPr>
          <w:color w:val="000000" w:themeColor="text1"/>
          <w:sz w:val="28"/>
          <w:szCs w:val="28"/>
          <w:highlight w:val="white"/>
        </w:rPr>
      </w:pPr>
    </w:p>
    <w:p w14:paraId="32DDE358" w14:textId="77777777" w:rsidR="00A51775" w:rsidRPr="000C6109" w:rsidRDefault="00000000" w:rsidP="009775FB">
      <w:pPr>
        <w:ind w:left="2880"/>
        <w:rPr>
          <w:color w:val="000000" w:themeColor="text1"/>
          <w:sz w:val="28"/>
          <w:szCs w:val="28"/>
          <w:highlight w:val="white"/>
        </w:rPr>
      </w:pPr>
      <w:r w:rsidRPr="000C6109">
        <w:rPr>
          <w:color w:val="000000" w:themeColor="text1"/>
          <w:sz w:val="28"/>
          <w:szCs w:val="28"/>
          <w:highlight w:val="white"/>
        </w:rPr>
        <w:t xml:space="preserve">        Group 7</w:t>
      </w:r>
      <w:r w:rsidR="0041026B" w:rsidRPr="000C6109">
        <w:rPr>
          <w:color w:val="000000" w:themeColor="text1"/>
          <w:sz w:val="28"/>
          <w:szCs w:val="28"/>
          <w:highlight w:val="white"/>
        </w:rPr>
        <w:t xml:space="preserve"> (Talent)</w:t>
      </w:r>
      <w:r w:rsidRPr="000C6109">
        <w:rPr>
          <w:color w:val="000000" w:themeColor="text1"/>
          <w:sz w:val="28"/>
          <w:szCs w:val="28"/>
          <w:highlight w:val="white"/>
        </w:rPr>
        <w:tab/>
      </w:r>
    </w:p>
    <w:p w14:paraId="056769F6" w14:textId="60A40A67" w:rsidR="00A51775" w:rsidRPr="000C6109" w:rsidRDefault="0041026B" w:rsidP="009775FB">
      <w:pPr>
        <w:spacing w:before="120"/>
        <w:ind w:firstLine="3420"/>
        <w:rPr>
          <w:color w:val="000000" w:themeColor="text1"/>
          <w:sz w:val="28"/>
          <w:szCs w:val="28"/>
          <w:highlight w:val="white"/>
        </w:rPr>
      </w:pPr>
      <w:r w:rsidRPr="000C6109">
        <w:rPr>
          <w:color w:val="000000" w:themeColor="text1"/>
          <w:sz w:val="28"/>
          <w:szCs w:val="28"/>
          <w:highlight w:val="white"/>
        </w:rPr>
        <w:t>Nguyễn</w:t>
      </w:r>
      <w:r w:rsidR="00997ABC">
        <w:rPr>
          <w:color w:val="000000" w:themeColor="text1"/>
          <w:sz w:val="28"/>
          <w:szCs w:val="28"/>
          <w:highlight w:val="white"/>
        </w:rPr>
        <w:t xml:space="preserve"> Thị</w:t>
      </w:r>
      <w:r w:rsidRPr="000C6109">
        <w:rPr>
          <w:color w:val="000000" w:themeColor="text1"/>
          <w:sz w:val="28"/>
          <w:szCs w:val="28"/>
          <w:highlight w:val="white"/>
        </w:rPr>
        <w:t xml:space="preserve"> Thúy Kiều</w:t>
      </w:r>
      <w:del w:id="0" w:author="Nhat Minh Duong" w:date="2026-07-10T13:13:00Z">
        <w:r w:rsidRPr="000C6109">
          <w:rPr>
            <w:color w:val="000000" w:themeColor="text1"/>
            <w:sz w:val="28"/>
            <w:szCs w:val="28"/>
            <w:highlight w:val="white"/>
          </w:rPr>
          <w:delText xml:space="preserve">mber: </w:delText>
        </w:r>
      </w:del>
    </w:p>
    <w:p w14:paraId="6B58A9D1" w14:textId="77777777" w:rsidR="0041026B" w:rsidRPr="000C6109" w:rsidRDefault="0041026B" w:rsidP="009775FB">
      <w:pPr>
        <w:spacing w:before="120"/>
        <w:ind w:firstLine="3420"/>
        <w:rPr>
          <w:color w:val="000000" w:themeColor="text1"/>
          <w:sz w:val="28"/>
          <w:szCs w:val="28"/>
          <w:highlight w:val="white"/>
        </w:rPr>
      </w:pPr>
      <w:r w:rsidRPr="000C6109">
        <w:rPr>
          <w:color w:val="000000" w:themeColor="text1"/>
          <w:sz w:val="28"/>
          <w:szCs w:val="28"/>
          <w:highlight w:val="white"/>
        </w:rPr>
        <w:t>Vũ Phương Nghi</w:t>
      </w:r>
    </w:p>
    <w:p w14:paraId="437795E6" w14:textId="77777777" w:rsidR="0041026B" w:rsidRPr="000C6109" w:rsidRDefault="0041026B" w:rsidP="009775FB">
      <w:pPr>
        <w:spacing w:before="120"/>
        <w:ind w:firstLine="3420"/>
        <w:rPr>
          <w:color w:val="000000" w:themeColor="text1"/>
          <w:sz w:val="28"/>
          <w:szCs w:val="28"/>
          <w:highlight w:val="white"/>
        </w:rPr>
      </w:pPr>
      <w:r w:rsidRPr="000C6109">
        <w:rPr>
          <w:color w:val="000000" w:themeColor="text1"/>
          <w:sz w:val="28"/>
          <w:szCs w:val="28"/>
          <w:highlight w:val="white"/>
        </w:rPr>
        <w:t>Trương Quỳnh Anh</w:t>
      </w:r>
    </w:p>
    <w:p w14:paraId="5DBE680D" w14:textId="77777777" w:rsidR="0041026B" w:rsidRPr="000C6109" w:rsidRDefault="0041026B" w:rsidP="009775FB">
      <w:pPr>
        <w:spacing w:before="120"/>
        <w:ind w:firstLine="3420"/>
        <w:rPr>
          <w:color w:val="000000" w:themeColor="text1"/>
          <w:sz w:val="30"/>
          <w:szCs w:val="30"/>
          <w:highlight w:val="white"/>
        </w:rPr>
      </w:pPr>
      <w:r w:rsidRPr="000C6109">
        <w:rPr>
          <w:color w:val="000000" w:themeColor="text1"/>
          <w:sz w:val="28"/>
          <w:szCs w:val="28"/>
          <w:highlight w:val="white"/>
        </w:rPr>
        <w:t>Dương Minh Nhật</w:t>
      </w:r>
    </w:p>
    <w:p w14:paraId="6CAAB035" w14:textId="77777777" w:rsidR="00A51775" w:rsidRPr="000C6109" w:rsidRDefault="00000000" w:rsidP="009775FB">
      <w:pPr>
        <w:spacing w:before="120"/>
        <w:ind w:firstLine="3420"/>
        <w:rPr>
          <w:color w:val="000000" w:themeColor="text1"/>
          <w:sz w:val="28"/>
          <w:szCs w:val="28"/>
          <w:highlight w:val="white"/>
        </w:rPr>
      </w:pPr>
      <w:r w:rsidRPr="000C6109">
        <w:rPr>
          <w:color w:val="000000" w:themeColor="text1"/>
          <w:sz w:val="28"/>
          <w:szCs w:val="28"/>
          <w:highlight w:val="white"/>
        </w:rPr>
        <w:t>Supervisor: Tran Kieu My An, PhD</w:t>
      </w:r>
    </w:p>
    <w:p w14:paraId="6B36DA43" w14:textId="77777777" w:rsidR="00A51775" w:rsidRPr="000C6109" w:rsidRDefault="00000000" w:rsidP="009775FB">
      <w:pPr>
        <w:jc w:val="center"/>
        <w:rPr>
          <w:color w:val="000000" w:themeColor="text1"/>
          <w:highlight w:val="white"/>
        </w:rPr>
      </w:pPr>
      <w:r w:rsidRPr="000C6109">
        <w:rPr>
          <w:b/>
          <w:bCs/>
          <w:color w:val="000000" w:themeColor="text1"/>
          <w:sz w:val="28"/>
          <w:szCs w:val="28"/>
          <w:highlight w:val="white"/>
        </w:rPr>
        <w:t>HO CHI MINH CITY, 2026</w:t>
      </w:r>
    </w:p>
    <w:p w14:paraId="326023AB" w14:textId="77777777" w:rsidR="00A51775" w:rsidRPr="000C6109" w:rsidRDefault="00000000" w:rsidP="009775FB">
      <w:pPr>
        <w:pStyle w:val="Heading2"/>
        <w:keepNext w:val="0"/>
        <w:keepLines w:val="0"/>
        <w:spacing w:before="120" w:after="120"/>
        <w:rPr>
          <w:color w:val="000000" w:themeColor="text1"/>
          <w:sz w:val="26"/>
          <w:szCs w:val="26"/>
        </w:rPr>
      </w:pPr>
      <w:bookmarkStart w:id="1" w:name="_syfgns88f05h" w:colFirst="0" w:colLast="0"/>
      <w:bookmarkEnd w:id="1"/>
      <w:r w:rsidRPr="000C6109">
        <w:rPr>
          <w:color w:val="000000" w:themeColor="text1"/>
        </w:rPr>
        <w:br w:type="page"/>
      </w:r>
    </w:p>
    <w:p w14:paraId="2D451D2E" w14:textId="77777777" w:rsidR="00A51775" w:rsidRPr="000C6109" w:rsidRDefault="00000000" w:rsidP="009775FB">
      <w:pPr>
        <w:widowControl w:val="0"/>
        <w:tabs>
          <w:tab w:val="right" w:pos="9025"/>
        </w:tabs>
        <w:spacing w:before="60" w:after="200"/>
        <w:jc w:val="left"/>
        <w:rPr>
          <w:b/>
          <w:bCs/>
          <w:color w:val="000000" w:themeColor="text1"/>
        </w:rPr>
      </w:pPr>
      <w:r w:rsidRPr="000C6109">
        <w:rPr>
          <w:b/>
          <w:bCs/>
          <w:color w:val="000000" w:themeColor="text1"/>
          <w:sz w:val="32"/>
          <w:szCs w:val="32"/>
          <w:highlight w:val="white"/>
        </w:rPr>
        <w:lastRenderedPageBreak/>
        <w:t>TABLE OF CONTENTS</w:t>
      </w:r>
    </w:p>
    <w:sdt>
      <w:sdtPr>
        <w:rPr>
          <w:color w:val="000000" w:themeColor="text1"/>
        </w:rPr>
        <w:id w:val="760051804"/>
        <w:docPartObj>
          <w:docPartGallery w:val="Table of Contents"/>
          <w:docPartUnique/>
        </w:docPartObj>
      </w:sdtPr>
      <w:sdtContent>
        <w:p w14:paraId="15262F87" w14:textId="34D20F21" w:rsidR="004D0964" w:rsidRDefault="00000000">
          <w:pPr>
            <w:pStyle w:val="TOC1"/>
            <w:tabs>
              <w:tab w:val="right" w:pos="9064"/>
            </w:tabs>
            <w:rPr>
              <w:rFonts w:asciiTheme="minorHAnsi" w:eastAsiaTheme="minorEastAsia" w:hAnsiTheme="minorHAnsi" w:cstheme="minorBidi"/>
              <w:noProof/>
              <w:kern w:val="2"/>
              <w:sz w:val="24"/>
              <w:szCs w:val="24"/>
              <w:lang w:val="en-US"/>
              <w14:ligatures w14:val="standardContextual"/>
            </w:rPr>
          </w:pPr>
          <w:r w:rsidRPr="000C6109">
            <w:rPr>
              <w:color w:val="000000" w:themeColor="text1"/>
            </w:rPr>
            <w:fldChar w:fldCharType="begin"/>
          </w:r>
          <w:r w:rsidRPr="000C6109">
            <w:rPr>
              <w:color w:val="000000" w:themeColor="text1"/>
            </w:rPr>
            <w:instrText xml:space="preserve"> TOC \h \u \z \t "Heading 1,1,Heading 2,2,Heading 3,3,Heading 4,4,Heading 5,5,Heading 6,6,"</w:instrText>
          </w:r>
          <w:r w:rsidRPr="000C6109">
            <w:rPr>
              <w:color w:val="000000" w:themeColor="text1"/>
            </w:rPr>
            <w:fldChar w:fldCharType="separate"/>
          </w:r>
          <w:hyperlink w:anchor="_Toc234609275" w:history="1">
            <w:r w:rsidR="004D0964" w:rsidRPr="0051431B">
              <w:rPr>
                <w:rStyle w:val="Hyperlink"/>
                <w:noProof/>
                <w:highlight w:val="white"/>
              </w:rPr>
              <w:t>CHAPTER 1</w:t>
            </w:r>
            <w:r w:rsidR="004D0964">
              <w:rPr>
                <w:noProof/>
                <w:webHidden/>
              </w:rPr>
              <w:tab/>
            </w:r>
            <w:r w:rsidR="004D0964">
              <w:rPr>
                <w:noProof/>
                <w:webHidden/>
              </w:rPr>
              <w:fldChar w:fldCharType="begin"/>
            </w:r>
            <w:r w:rsidR="004D0964">
              <w:rPr>
                <w:noProof/>
                <w:webHidden/>
              </w:rPr>
              <w:instrText xml:space="preserve"> PAGEREF _Toc234609275 \h </w:instrText>
            </w:r>
            <w:r w:rsidR="004D0964">
              <w:rPr>
                <w:noProof/>
                <w:webHidden/>
              </w:rPr>
            </w:r>
            <w:r w:rsidR="004D0964">
              <w:rPr>
                <w:noProof/>
                <w:webHidden/>
              </w:rPr>
              <w:fldChar w:fldCharType="separate"/>
            </w:r>
            <w:r w:rsidR="004D0964">
              <w:rPr>
                <w:noProof/>
                <w:webHidden/>
              </w:rPr>
              <w:t>4</w:t>
            </w:r>
            <w:r w:rsidR="004D0964">
              <w:rPr>
                <w:noProof/>
                <w:webHidden/>
              </w:rPr>
              <w:fldChar w:fldCharType="end"/>
            </w:r>
          </w:hyperlink>
        </w:p>
        <w:p w14:paraId="74F9FD78" w14:textId="51703796" w:rsidR="004D0964" w:rsidRDefault="004D0964">
          <w:pPr>
            <w:pStyle w:val="TOC1"/>
            <w:tabs>
              <w:tab w:val="right" w:pos="9064"/>
            </w:tabs>
            <w:rPr>
              <w:rFonts w:asciiTheme="minorHAnsi" w:eastAsiaTheme="minorEastAsia" w:hAnsiTheme="minorHAnsi" w:cstheme="minorBidi"/>
              <w:noProof/>
              <w:kern w:val="2"/>
              <w:sz w:val="24"/>
              <w:szCs w:val="24"/>
              <w:lang w:val="en-US"/>
              <w14:ligatures w14:val="standardContextual"/>
            </w:rPr>
          </w:pPr>
          <w:hyperlink w:anchor="_Toc234609276" w:history="1">
            <w:r w:rsidRPr="0051431B">
              <w:rPr>
                <w:rStyle w:val="Hyperlink"/>
                <w:noProof/>
                <w:highlight w:val="white"/>
              </w:rPr>
              <w:t>INTRODUCTION</w:t>
            </w:r>
            <w:r>
              <w:rPr>
                <w:noProof/>
                <w:webHidden/>
              </w:rPr>
              <w:tab/>
            </w:r>
            <w:r>
              <w:rPr>
                <w:noProof/>
                <w:webHidden/>
              </w:rPr>
              <w:fldChar w:fldCharType="begin"/>
            </w:r>
            <w:r>
              <w:rPr>
                <w:noProof/>
                <w:webHidden/>
              </w:rPr>
              <w:instrText xml:space="preserve"> PAGEREF _Toc234609276 \h </w:instrText>
            </w:r>
            <w:r>
              <w:rPr>
                <w:noProof/>
                <w:webHidden/>
              </w:rPr>
            </w:r>
            <w:r>
              <w:rPr>
                <w:noProof/>
                <w:webHidden/>
              </w:rPr>
              <w:fldChar w:fldCharType="separate"/>
            </w:r>
            <w:r>
              <w:rPr>
                <w:noProof/>
                <w:webHidden/>
              </w:rPr>
              <w:t>4</w:t>
            </w:r>
            <w:r>
              <w:rPr>
                <w:noProof/>
                <w:webHidden/>
              </w:rPr>
              <w:fldChar w:fldCharType="end"/>
            </w:r>
          </w:hyperlink>
        </w:p>
        <w:p w14:paraId="357DE3F9" w14:textId="0A0BAB4F" w:rsidR="004D0964" w:rsidRDefault="004D0964">
          <w:pPr>
            <w:pStyle w:val="TOC2"/>
            <w:tabs>
              <w:tab w:val="right" w:pos="9064"/>
            </w:tabs>
            <w:rPr>
              <w:rFonts w:asciiTheme="minorHAnsi" w:eastAsiaTheme="minorEastAsia" w:hAnsiTheme="minorHAnsi" w:cstheme="minorBidi"/>
              <w:noProof/>
              <w:kern w:val="2"/>
              <w:sz w:val="24"/>
              <w:szCs w:val="24"/>
              <w:lang w:val="en-US"/>
              <w14:ligatures w14:val="standardContextual"/>
            </w:rPr>
          </w:pPr>
          <w:hyperlink w:anchor="_Toc234609277" w:history="1">
            <w:r w:rsidRPr="0051431B">
              <w:rPr>
                <w:rStyle w:val="Hyperlink"/>
                <w:noProof/>
              </w:rPr>
              <w:t>1.1. Background &amp; Statement of the Problem​</w:t>
            </w:r>
            <w:r>
              <w:rPr>
                <w:noProof/>
                <w:webHidden/>
              </w:rPr>
              <w:tab/>
            </w:r>
            <w:r>
              <w:rPr>
                <w:noProof/>
                <w:webHidden/>
              </w:rPr>
              <w:fldChar w:fldCharType="begin"/>
            </w:r>
            <w:r>
              <w:rPr>
                <w:noProof/>
                <w:webHidden/>
              </w:rPr>
              <w:instrText xml:space="preserve"> PAGEREF _Toc234609277 \h </w:instrText>
            </w:r>
            <w:r>
              <w:rPr>
                <w:noProof/>
                <w:webHidden/>
              </w:rPr>
            </w:r>
            <w:r>
              <w:rPr>
                <w:noProof/>
                <w:webHidden/>
              </w:rPr>
              <w:fldChar w:fldCharType="separate"/>
            </w:r>
            <w:r>
              <w:rPr>
                <w:noProof/>
                <w:webHidden/>
              </w:rPr>
              <w:t>4</w:t>
            </w:r>
            <w:r>
              <w:rPr>
                <w:noProof/>
                <w:webHidden/>
              </w:rPr>
              <w:fldChar w:fldCharType="end"/>
            </w:r>
          </w:hyperlink>
        </w:p>
        <w:p w14:paraId="399F9934" w14:textId="2FD31323" w:rsidR="004D0964" w:rsidRDefault="004D0964">
          <w:pPr>
            <w:pStyle w:val="TOC2"/>
            <w:tabs>
              <w:tab w:val="right" w:pos="9064"/>
            </w:tabs>
            <w:rPr>
              <w:rFonts w:asciiTheme="minorHAnsi" w:eastAsiaTheme="minorEastAsia" w:hAnsiTheme="minorHAnsi" w:cstheme="minorBidi"/>
              <w:noProof/>
              <w:kern w:val="2"/>
              <w:sz w:val="24"/>
              <w:szCs w:val="24"/>
              <w:lang w:val="en-US"/>
              <w14:ligatures w14:val="standardContextual"/>
            </w:rPr>
          </w:pPr>
          <w:hyperlink w:anchor="_Toc234609278" w:history="1">
            <w:r w:rsidRPr="0051431B">
              <w:rPr>
                <w:rStyle w:val="Hyperlink"/>
                <w:noProof/>
              </w:rPr>
              <w:t>1.2. Aims and Objectives of the Study – Research Statement</w:t>
            </w:r>
            <w:r>
              <w:rPr>
                <w:noProof/>
                <w:webHidden/>
              </w:rPr>
              <w:tab/>
            </w:r>
            <w:r>
              <w:rPr>
                <w:noProof/>
                <w:webHidden/>
              </w:rPr>
              <w:fldChar w:fldCharType="begin"/>
            </w:r>
            <w:r>
              <w:rPr>
                <w:noProof/>
                <w:webHidden/>
              </w:rPr>
              <w:instrText xml:space="preserve"> PAGEREF _Toc234609278 \h </w:instrText>
            </w:r>
            <w:r>
              <w:rPr>
                <w:noProof/>
                <w:webHidden/>
              </w:rPr>
            </w:r>
            <w:r>
              <w:rPr>
                <w:noProof/>
                <w:webHidden/>
              </w:rPr>
              <w:fldChar w:fldCharType="separate"/>
            </w:r>
            <w:r>
              <w:rPr>
                <w:noProof/>
                <w:webHidden/>
              </w:rPr>
              <w:t>5</w:t>
            </w:r>
            <w:r>
              <w:rPr>
                <w:noProof/>
                <w:webHidden/>
              </w:rPr>
              <w:fldChar w:fldCharType="end"/>
            </w:r>
          </w:hyperlink>
        </w:p>
        <w:p w14:paraId="3AC54040" w14:textId="2E1FC69B" w:rsidR="004D0964" w:rsidRDefault="004D0964">
          <w:pPr>
            <w:pStyle w:val="TOC3"/>
            <w:tabs>
              <w:tab w:val="right" w:pos="9064"/>
            </w:tabs>
            <w:rPr>
              <w:rFonts w:asciiTheme="minorHAnsi" w:eastAsiaTheme="minorEastAsia" w:hAnsiTheme="minorHAnsi" w:cstheme="minorBidi"/>
              <w:noProof/>
              <w:kern w:val="2"/>
              <w:sz w:val="24"/>
              <w:szCs w:val="24"/>
              <w:lang w:val="en-US"/>
              <w14:ligatures w14:val="standardContextual"/>
            </w:rPr>
          </w:pPr>
          <w:hyperlink w:anchor="_Toc234609279" w:history="1">
            <w:r w:rsidRPr="0051431B">
              <w:rPr>
                <w:rStyle w:val="Hyperlink"/>
                <w:noProof/>
                <w:highlight w:val="white"/>
              </w:rPr>
              <w:t>Research Statement</w:t>
            </w:r>
            <w:r>
              <w:rPr>
                <w:noProof/>
                <w:webHidden/>
              </w:rPr>
              <w:tab/>
            </w:r>
            <w:r>
              <w:rPr>
                <w:noProof/>
                <w:webHidden/>
              </w:rPr>
              <w:fldChar w:fldCharType="begin"/>
            </w:r>
            <w:r>
              <w:rPr>
                <w:noProof/>
                <w:webHidden/>
              </w:rPr>
              <w:instrText xml:space="preserve"> PAGEREF _Toc234609279 \h </w:instrText>
            </w:r>
            <w:r>
              <w:rPr>
                <w:noProof/>
                <w:webHidden/>
              </w:rPr>
            </w:r>
            <w:r>
              <w:rPr>
                <w:noProof/>
                <w:webHidden/>
              </w:rPr>
              <w:fldChar w:fldCharType="separate"/>
            </w:r>
            <w:r>
              <w:rPr>
                <w:noProof/>
                <w:webHidden/>
              </w:rPr>
              <w:t>5</w:t>
            </w:r>
            <w:r>
              <w:rPr>
                <w:noProof/>
                <w:webHidden/>
              </w:rPr>
              <w:fldChar w:fldCharType="end"/>
            </w:r>
          </w:hyperlink>
        </w:p>
        <w:p w14:paraId="3C3EA15B" w14:textId="35DF1927" w:rsidR="004D0964" w:rsidRDefault="004D0964">
          <w:pPr>
            <w:pStyle w:val="TOC3"/>
            <w:tabs>
              <w:tab w:val="right" w:pos="9064"/>
            </w:tabs>
            <w:rPr>
              <w:rFonts w:asciiTheme="minorHAnsi" w:eastAsiaTheme="minorEastAsia" w:hAnsiTheme="minorHAnsi" w:cstheme="minorBidi"/>
              <w:noProof/>
              <w:kern w:val="2"/>
              <w:sz w:val="24"/>
              <w:szCs w:val="24"/>
              <w:lang w:val="en-US"/>
              <w14:ligatures w14:val="standardContextual"/>
            </w:rPr>
          </w:pPr>
          <w:hyperlink w:anchor="_Toc234609280" w:history="1">
            <w:r w:rsidRPr="0051431B">
              <w:rPr>
                <w:rStyle w:val="Hyperlink"/>
                <w:noProof/>
                <w:highlight w:val="white"/>
              </w:rPr>
              <w:t>Objectives of the Study</w:t>
            </w:r>
            <w:r>
              <w:rPr>
                <w:noProof/>
                <w:webHidden/>
              </w:rPr>
              <w:tab/>
            </w:r>
            <w:r>
              <w:rPr>
                <w:noProof/>
                <w:webHidden/>
              </w:rPr>
              <w:fldChar w:fldCharType="begin"/>
            </w:r>
            <w:r>
              <w:rPr>
                <w:noProof/>
                <w:webHidden/>
              </w:rPr>
              <w:instrText xml:space="preserve"> PAGEREF _Toc234609280 \h </w:instrText>
            </w:r>
            <w:r>
              <w:rPr>
                <w:noProof/>
                <w:webHidden/>
              </w:rPr>
            </w:r>
            <w:r>
              <w:rPr>
                <w:noProof/>
                <w:webHidden/>
              </w:rPr>
              <w:fldChar w:fldCharType="separate"/>
            </w:r>
            <w:r>
              <w:rPr>
                <w:noProof/>
                <w:webHidden/>
              </w:rPr>
              <w:t>5</w:t>
            </w:r>
            <w:r>
              <w:rPr>
                <w:noProof/>
                <w:webHidden/>
              </w:rPr>
              <w:fldChar w:fldCharType="end"/>
            </w:r>
          </w:hyperlink>
        </w:p>
        <w:p w14:paraId="49C0EC2F" w14:textId="5FC0EAF3" w:rsidR="004D0964" w:rsidRDefault="004D0964">
          <w:pPr>
            <w:pStyle w:val="TOC2"/>
            <w:tabs>
              <w:tab w:val="right" w:pos="9064"/>
            </w:tabs>
            <w:rPr>
              <w:rFonts w:asciiTheme="minorHAnsi" w:eastAsiaTheme="minorEastAsia" w:hAnsiTheme="minorHAnsi" w:cstheme="minorBidi"/>
              <w:noProof/>
              <w:kern w:val="2"/>
              <w:sz w:val="24"/>
              <w:szCs w:val="24"/>
              <w:lang w:val="en-US"/>
              <w14:ligatures w14:val="standardContextual"/>
            </w:rPr>
          </w:pPr>
          <w:hyperlink w:anchor="_Toc234609281" w:history="1">
            <w:r w:rsidRPr="0051431B">
              <w:rPr>
                <w:rStyle w:val="Hyperlink"/>
                <w:noProof/>
              </w:rPr>
              <w:t>1.3. Research questions</w:t>
            </w:r>
            <w:r>
              <w:rPr>
                <w:noProof/>
                <w:webHidden/>
              </w:rPr>
              <w:tab/>
            </w:r>
            <w:r>
              <w:rPr>
                <w:noProof/>
                <w:webHidden/>
              </w:rPr>
              <w:fldChar w:fldCharType="begin"/>
            </w:r>
            <w:r>
              <w:rPr>
                <w:noProof/>
                <w:webHidden/>
              </w:rPr>
              <w:instrText xml:space="preserve"> PAGEREF _Toc234609281 \h </w:instrText>
            </w:r>
            <w:r>
              <w:rPr>
                <w:noProof/>
                <w:webHidden/>
              </w:rPr>
            </w:r>
            <w:r>
              <w:rPr>
                <w:noProof/>
                <w:webHidden/>
              </w:rPr>
              <w:fldChar w:fldCharType="separate"/>
            </w:r>
            <w:r>
              <w:rPr>
                <w:noProof/>
                <w:webHidden/>
              </w:rPr>
              <w:t>5</w:t>
            </w:r>
            <w:r>
              <w:rPr>
                <w:noProof/>
                <w:webHidden/>
              </w:rPr>
              <w:fldChar w:fldCharType="end"/>
            </w:r>
          </w:hyperlink>
        </w:p>
        <w:p w14:paraId="0931B5E6" w14:textId="7EE0EC34" w:rsidR="004D0964" w:rsidRDefault="004D0964">
          <w:pPr>
            <w:pStyle w:val="TOC2"/>
            <w:tabs>
              <w:tab w:val="right" w:pos="9064"/>
            </w:tabs>
            <w:rPr>
              <w:rFonts w:asciiTheme="minorHAnsi" w:eastAsiaTheme="minorEastAsia" w:hAnsiTheme="minorHAnsi" w:cstheme="minorBidi"/>
              <w:noProof/>
              <w:kern w:val="2"/>
              <w:sz w:val="24"/>
              <w:szCs w:val="24"/>
              <w:lang w:val="en-US"/>
              <w14:ligatures w14:val="standardContextual"/>
            </w:rPr>
          </w:pPr>
          <w:hyperlink w:anchor="_Toc234609282" w:history="1">
            <w:r w:rsidRPr="0051431B">
              <w:rPr>
                <w:rStyle w:val="Hyperlink"/>
                <w:noProof/>
              </w:rPr>
              <w:t>1.4. Scope of the study</w:t>
            </w:r>
            <w:r>
              <w:rPr>
                <w:noProof/>
                <w:webHidden/>
              </w:rPr>
              <w:tab/>
            </w:r>
            <w:r>
              <w:rPr>
                <w:noProof/>
                <w:webHidden/>
              </w:rPr>
              <w:fldChar w:fldCharType="begin"/>
            </w:r>
            <w:r>
              <w:rPr>
                <w:noProof/>
                <w:webHidden/>
              </w:rPr>
              <w:instrText xml:space="preserve"> PAGEREF _Toc234609282 \h </w:instrText>
            </w:r>
            <w:r>
              <w:rPr>
                <w:noProof/>
                <w:webHidden/>
              </w:rPr>
            </w:r>
            <w:r>
              <w:rPr>
                <w:noProof/>
                <w:webHidden/>
              </w:rPr>
              <w:fldChar w:fldCharType="separate"/>
            </w:r>
            <w:r>
              <w:rPr>
                <w:noProof/>
                <w:webHidden/>
              </w:rPr>
              <w:t>5</w:t>
            </w:r>
            <w:r>
              <w:rPr>
                <w:noProof/>
                <w:webHidden/>
              </w:rPr>
              <w:fldChar w:fldCharType="end"/>
            </w:r>
          </w:hyperlink>
        </w:p>
        <w:p w14:paraId="531BDE78" w14:textId="470E870E" w:rsidR="004D0964" w:rsidRDefault="004D0964">
          <w:pPr>
            <w:pStyle w:val="TOC1"/>
            <w:tabs>
              <w:tab w:val="right" w:pos="9064"/>
            </w:tabs>
            <w:rPr>
              <w:rFonts w:asciiTheme="minorHAnsi" w:eastAsiaTheme="minorEastAsia" w:hAnsiTheme="minorHAnsi" w:cstheme="minorBidi"/>
              <w:noProof/>
              <w:kern w:val="2"/>
              <w:sz w:val="24"/>
              <w:szCs w:val="24"/>
              <w:lang w:val="en-US"/>
              <w14:ligatures w14:val="standardContextual"/>
            </w:rPr>
          </w:pPr>
          <w:hyperlink w:anchor="_Toc234609283" w:history="1">
            <w:r w:rsidRPr="0051431B">
              <w:rPr>
                <w:rStyle w:val="Hyperlink"/>
                <w:noProof/>
                <w:highlight w:val="white"/>
              </w:rPr>
              <w:t>CHAPTER 2</w:t>
            </w:r>
            <w:r>
              <w:rPr>
                <w:noProof/>
                <w:webHidden/>
              </w:rPr>
              <w:tab/>
            </w:r>
            <w:r>
              <w:rPr>
                <w:noProof/>
                <w:webHidden/>
              </w:rPr>
              <w:fldChar w:fldCharType="begin"/>
            </w:r>
            <w:r>
              <w:rPr>
                <w:noProof/>
                <w:webHidden/>
              </w:rPr>
              <w:instrText xml:space="preserve"> PAGEREF _Toc234609283 \h </w:instrText>
            </w:r>
            <w:r>
              <w:rPr>
                <w:noProof/>
                <w:webHidden/>
              </w:rPr>
            </w:r>
            <w:r>
              <w:rPr>
                <w:noProof/>
                <w:webHidden/>
              </w:rPr>
              <w:fldChar w:fldCharType="separate"/>
            </w:r>
            <w:r>
              <w:rPr>
                <w:noProof/>
                <w:webHidden/>
              </w:rPr>
              <w:t>7</w:t>
            </w:r>
            <w:r>
              <w:rPr>
                <w:noProof/>
                <w:webHidden/>
              </w:rPr>
              <w:fldChar w:fldCharType="end"/>
            </w:r>
          </w:hyperlink>
        </w:p>
        <w:p w14:paraId="6F3277FC" w14:textId="63586D62" w:rsidR="004D0964" w:rsidRDefault="004D0964">
          <w:pPr>
            <w:pStyle w:val="TOC1"/>
            <w:tabs>
              <w:tab w:val="right" w:pos="9064"/>
            </w:tabs>
            <w:rPr>
              <w:rFonts w:asciiTheme="minorHAnsi" w:eastAsiaTheme="minorEastAsia" w:hAnsiTheme="minorHAnsi" w:cstheme="minorBidi"/>
              <w:noProof/>
              <w:kern w:val="2"/>
              <w:sz w:val="24"/>
              <w:szCs w:val="24"/>
              <w:lang w:val="en-US"/>
              <w14:ligatures w14:val="standardContextual"/>
            </w:rPr>
          </w:pPr>
          <w:hyperlink w:anchor="_Toc234609284" w:history="1">
            <w:r w:rsidRPr="0051431B">
              <w:rPr>
                <w:rStyle w:val="Hyperlink"/>
                <w:noProof/>
                <w:highlight w:val="white"/>
              </w:rPr>
              <w:t>LITERATURE REVIEW</w:t>
            </w:r>
            <w:r>
              <w:rPr>
                <w:noProof/>
                <w:webHidden/>
              </w:rPr>
              <w:tab/>
            </w:r>
            <w:r>
              <w:rPr>
                <w:noProof/>
                <w:webHidden/>
              </w:rPr>
              <w:fldChar w:fldCharType="begin"/>
            </w:r>
            <w:r>
              <w:rPr>
                <w:noProof/>
                <w:webHidden/>
              </w:rPr>
              <w:instrText xml:space="preserve"> PAGEREF _Toc234609284 \h </w:instrText>
            </w:r>
            <w:r>
              <w:rPr>
                <w:noProof/>
                <w:webHidden/>
              </w:rPr>
            </w:r>
            <w:r>
              <w:rPr>
                <w:noProof/>
                <w:webHidden/>
              </w:rPr>
              <w:fldChar w:fldCharType="separate"/>
            </w:r>
            <w:r>
              <w:rPr>
                <w:noProof/>
                <w:webHidden/>
              </w:rPr>
              <w:t>7</w:t>
            </w:r>
            <w:r>
              <w:rPr>
                <w:noProof/>
                <w:webHidden/>
              </w:rPr>
              <w:fldChar w:fldCharType="end"/>
            </w:r>
          </w:hyperlink>
        </w:p>
        <w:p w14:paraId="7E31E8F1" w14:textId="2715F251" w:rsidR="004D0964" w:rsidRDefault="004D0964">
          <w:pPr>
            <w:pStyle w:val="TOC2"/>
            <w:tabs>
              <w:tab w:val="right" w:pos="9064"/>
            </w:tabs>
            <w:rPr>
              <w:rFonts w:asciiTheme="minorHAnsi" w:eastAsiaTheme="minorEastAsia" w:hAnsiTheme="minorHAnsi" w:cstheme="minorBidi"/>
              <w:noProof/>
              <w:kern w:val="2"/>
              <w:sz w:val="24"/>
              <w:szCs w:val="24"/>
              <w:lang w:val="en-US"/>
              <w14:ligatures w14:val="standardContextual"/>
            </w:rPr>
          </w:pPr>
          <w:hyperlink w:anchor="_Toc234609285" w:history="1">
            <w:r w:rsidRPr="0051431B">
              <w:rPr>
                <w:rStyle w:val="Hyperlink"/>
                <w:noProof/>
              </w:rPr>
              <w:t>2.1 Washback Effect</w:t>
            </w:r>
            <w:r>
              <w:rPr>
                <w:noProof/>
                <w:webHidden/>
              </w:rPr>
              <w:tab/>
            </w:r>
            <w:r>
              <w:rPr>
                <w:noProof/>
                <w:webHidden/>
              </w:rPr>
              <w:fldChar w:fldCharType="begin"/>
            </w:r>
            <w:r>
              <w:rPr>
                <w:noProof/>
                <w:webHidden/>
              </w:rPr>
              <w:instrText xml:space="preserve"> PAGEREF _Toc234609285 \h </w:instrText>
            </w:r>
            <w:r>
              <w:rPr>
                <w:noProof/>
                <w:webHidden/>
              </w:rPr>
            </w:r>
            <w:r>
              <w:rPr>
                <w:noProof/>
                <w:webHidden/>
              </w:rPr>
              <w:fldChar w:fldCharType="separate"/>
            </w:r>
            <w:r>
              <w:rPr>
                <w:noProof/>
                <w:webHidden/>
              </w:rPr>
              <w:t>7</w:t>
            </w:r>
            <w:r>
              <w:rPr>
                <w:noProof/>
                <w:webHidden/>
              </w:rPr>
              <w:fldChar w:fldCharType="end"/>
            </w:r>
          </w:hyperlink>
        </w:p>
        <w:p w14:paraId="5BC2630E" w14:textId="1AA68CFD" w:rsidR="004D0964" w:rsidRDefault="004D0964">
          <w:pPr>
            <w:pStyle w:val="TOC3"/>
            <w:tabs>
              <w:tab w:val="right" w:pos="9064"/>
            </w:tabs>
            <w:rPr>
              <w:rFonts w:asciiTheme="minorHAnsi" w:eastAsiaTheme="minorEastAsia" w:hAnsiTheme="minorHAnsi" w:cstheme="minorBidi"/>
              <w:noProof/>
              <w:kern w:val="2"/>
              <w:sz w:val="24"/>
              <w:szCs w:val="24"/>
              <w:lang w:val="en-US"/>
              <w14:ligatures w14:val="standardContextual"/>
            </w:rPr>
          </w:pPr>
          <w:hyperlink w:anchor="_Toc234609286" w:history="1">
            <w:r w:rsidRPr="0051431B">
              <w:rPr>
                <w:rStyle w:val="Hyperlink"/>
                <w:noProof/>
              </w:rPr>
              <w:t>2.1.1 Definition of Washback</w:t>
            </w:r>
            <w:r>
              <w:rPr>
                <w:noProof/>
                <w:webHidden/>
              </w:rPr>
              <w:tab/>
            </w:r>
            <w:r>
              <w:rPr>
                <w:noProof/>
                <w:webHidden/>
              </w:rPr>
              <w:fldChar w:fldCharType="begin"/>
            </w:r>
            <w:r>
              <w:rPr>
                <w:noProof/>
                <w:webHidden/>
              </w:rPr>
              <w:instrText xml:space="preserve"> PAGEREF _Toc234609286 \h </w:instrText>
            </w:r>
            <w:r>
              <w:rPr>
                <w:noProof/>
                <w:webHidden/>
              </w:rPr>
            </w:r>
            <w:r>
              <w:rPr>
                <w:noProof/>
                <w:webHidden/>
              </w:rPr>
              <w:fldChar w:fldCharType="separate"/>
            </w:r>
            <w:r>
              <w:rPr>
                <w:noProof/>
                <w:webHidden/>
              </w:rPr>
              <w:t>7</w:t>
            </w:r>
            <w:r>
              <w:rPr>
                <w:noProof/>
                <w:webHidden/>
              </w:rPr>
              <w:fldChar w:fldCharType="end"/>
            </w:r>
          </w:hyperlink>
        </w:p>
        <w:p w14:paraId="4B5EF384" w14:textId="59C0D089" w:rsidR="004D0964" w:rsidRDefault="004D0964">
          <w:pPr>
            <w:pStyle w:val="TOC3"/>
            <w:tabs>
              <w:tab w:val="right" w:pos="9064"/>
            </w:tabs>
            <w:rPr>
              <w:rFonts w:asciiTheme="minorHAnsi" w:eastAsiaTheme="minorEastAsia" w:hAnsiTheme="minorHAnsi" w:cstheme="minorBidi"/>
              <w:noProof/>
              <w:kern w:val="2"/>
              <w:sz w:val="24"/>
              <w:szCs w:val="24"/>
              <w:lang w:val="en-US"/>
              <w14:ligatures w14:val="standardContextual"/>
            </w:rPr>
          </w:pPr>
          <w:hyperlink w:anchor="_Toc234609287" w:history="1">
            <w:r w:rsidRPr="0051431B">
              <w:rPr>
                <w:rStyle w:val="Hyperlink"/>
                <w:noProof/>
              </w:rPr>
              <w:t>2.1.2 Types of Washback</w:t>
            </w:r>
            <w:r>
              <w:rPr>
                <w:noProof/>
                <w:webHidden/>
              </w:rPr>
              <w:tab/>
            </w:r>
            <w:r>
              <w:rPr>
                <w:noProof/>
                <w:webHidden/>
              </w:rPr>
              <w:fldChar w:fldCharType="begin"/>
            </w:r>
            <w:r>
              <w:rPr>
                <w:noProof/>
                <w:webHidden/>
              </w:rPr>
              <w:instrText xml:space="preserve"> PAGEREF _Toc234609287 \h </w:instrText>
            </w:r>
            <w:r>
              <w:rPr>
                <w:noProof/>
                <w:webHidden/>
              </w:rPr>
            </w:r>
            <w:r>
              <w:rPr>
                <w:noProof/>
                <w:webHidden/>
              </w:rPr>
              <w:fldChar w:fldCharType="separate"/>
            </w:r>
            <w:r>
              <w:rPr>
                <w:noProof/>
                <w:webHidden/>
              </w:rPr>
              <w:t>7</w:t>
            </w:r>
            <w:r>
              <w:rPr>
                <w:noProof/>
                <w:webHidden/>
              </w:rPr>
              <w:fldChar w:fldCharType="end"/>
            </w:r>
          </w:hyperlink>
        </w:p>
        <w:p w14:paraId="14B0EA38" w14:textId="6EABDEAD" w:rsidR="004D0964" w:rsidRDefault="004D0964">
          <w:pPr>
            <w:pStyle w:val="TOC3"/>
            <w:tabs>
              <w:tab w:val="right" w:pos="9064"/>
            </w:tabs>
            <w:rPr>
              <w:rFonts w:asciiTheme="minorHAnsi" w:eastAsiaTheme="minorEastAsia" w:hAnsiTheme="minorHAnsi" w:cstheme="minorBidi"/>
              <w:noProof/>
              <w:kern w:val="2"/>
              <w:sz w:val="24"/>
              <w:szCs w:val="24"/>
              <w:lang w:val="en-US"/>
              <w14:ligatures w14:val="standardContextual"/>
            </w:rPr>
          </w:pPr>
          <w:hyperlink w:anchor="_Toc234609288" w:history="1">
            <w:r w:rsidRPr="0051431B">
              <w:rPr>
                <w:rStyle w:val="Hyperlink"/>
                <w:noProof/>
              </w:rPr>
              <w:t>2.1.3 Theoretical Perspectives on Washback</w:t>
            </w:r>
            <w:r>
              <w:rPr>
                <w:noProof/>
                <w:webHidden/>
              </w:rPr>
              <w:tab/>
            </w:r>
            <w:r>
              <w:rPr>
                <w:noProof/>
                <w:webHidden/>
              </w:rPr>
              <w:fldChar w:fldCharType="begin"/>
            </w:r>
            <w:r>
              <w:rPr>
                <w:noProof/>
                <w:webHidden/>
              </w:rPr>
              <w:instrText xml:space="preserve"> PAGEREF _Toc234609288 \h </w:instrText>
            </w:r>
            <w:r>
              <w:rPr>
                <w:noProof/>
                <w:webHidden/>
              </w:rPr>
            </w:r>
            <w:r>
              <w:rPr>
                <w:noProof/>
                <w:webHidden/>
              </w:rPr>
              <w:fldChar w:fldCharType="separate"/>
            </w:r>
            <w:r>
              <w:rPr>
                <w:noProof/>
                <w:webHidden/>
              </w:rPr>
              <w:t>8</w:t>
            </w:r>
            <w:r>
              <w:rPr>
                <w:noProof/>
                <w:webHidden/>
              </w:rPr>
              <w:fldChar w:fldCharType="end"/>
            </w:r>
          </w:hyperlink>
        </w:p>
        <w:p w14:paraId="621622F6" w14:textId="29C22543" w:rsidR="004D0964" w:rsidRDefault="004D0964">
          <w:pPr>
            <w:pStyle w:val="TOC2"/>
            <w:tabs>
              <w:tab w:val="right" w:pos="9064"/>
            </w:tabs>
            <w:rPr>
              <w:rFonts w:asciiTheme="minorHAnsi" w:eastAsiaTheme="minorEastAsia" w:hAnsiTheme="minorHAnsi" w:cstheme="minorBidi"/>
              <w:noProof/>
              <w:kern w:val="2"/>
              <w:sz w:val="24"/>
              <w:szCs w:val="24"/>
              <w:lang w:val="en-US"/>
              <w14:ligatures w14:val="standardContextual"/>
            </w:rPr>
          </w:pPr>
          <w:hyperlink w:anchor="_Toc234609289" w:history="1">
            <w:r w:rsidRPr="0051431B">
              <w:rPr>
                <w:rStyle w:val="Hyperlink"/>
                <w:noProof/>
              </w:rPr>
              <w:t>2.2 Motivation in English Language Learning</w:t>
            </w:r>
            <w:r>
              <w:rPr>
                <w:noProof/>
                <w:webHidden/>
              </w:rPr>
              <w:tab/>
            </w:r>
            <w:r>
              <w:rPr>
                <w:noProof/>
                <w:webHidden/>
              </w:rPr>
              <w:fldChar w:fldCharType="begin"/>
            </w:r>
            <w:r>
              <w:rPr>
                <w:noProof/>
                <w:webHidden/>
              </w:rPr>
              <w:instrText xml:space="preserve"> PAGEREF _Toc234609289 \h </w:instrText>
            </w:r>
            <w:r>
              <w:rPr>
                <w:noProof/>
                <w:webHidden/>
              </w:rPr>
            </w:r>
            <w:r>
              <w:rPr>
                <w:noProof/>
                <w:webHidden/>
              </w:rPr>
              <w:fldChar w:fldCharType="separate"/>
            </w:r>
            <w:r>
              <w:rPr>
                <w:noProof/>
                <w:webHidden/>
              </w:rPr>
              <w:t>9</w:t>
            </w:r>
            <w:r>
              <w:rPr>
                <w:noProof/>
                <w:webHidden/>
              </w:rPr>
              <w:fldChar w:fldCharType="end"/>
            </w:r>
          </w:hyperlink>
        </w:p>
        <w:p w14:paraId="06480F30" w14:textId="1210B67B" w:rsidR="004D0964" w:rsidRDefault="004D0964">
          <w:pPr>
            <w:pStyle w:val="TOC3"/>
            <w:tabs>
              <w:tab w:val="right" w:pos="9064"/>
            </w:tabs>
            <w:rPr>
              <w:rFonts w:asciiTheme="minorHAnsi" w:eastAsiaTheme="minorEastAsia" w:hAnsiTheme="minorHAnsi" w:cstheme="minorBidi"/>
              <w:noProof/>
              <w:kern w:val="2"/>
              <w:sz w:val="24"/>
              <w:szCs w:val="24"/>
              <w:lang w:val="en-US"/>
              <w14:ligatures w14:val="standardContextual"/>
            </w:rPr>
          </w:pPr>
          <w:hyperlink w:anchor="_Toc234609290" w:history="1">
            <w:r w:rsidRPr="0051431B">
              <w:rPr>
                <w:rStyle w:val="Hyperlink"/>
                <w:noProof/>
              </w:rPr>
              <w:t>2.2.1 Definition of Motivation</w:t>
            </w:r>
            <w:r>
              <w:rPr>
                <w:noProof/>
                <w:webHidden/>
              </w:rPr>
              <w:tab/>
            </w:r>
            <w:r>
              <w:rPr>
                <w:noProof/>
                <w:webHidden/>
              </w:rPr>
              <w:fldChar w:fldCharType="begin"/>
            </w:r>
            <w:r>
              <w:rPr>
                <w:noProof/>
                <w:webHidden/>
              </w:rPr>
              <w:instrText xml:space="preserve"> PAGEREF _Toc234609290 \h </w:instrText>
            </w:r>
            <w:r>
              <w:rPr>
                <w:noProof/>
                <w:webHidden/>
              </w:rPr>
            </w:r>
            <w:r>
              <w:rPr>
                <w:noProof/>
                <w:webHidden/>
              </w:rPr>
              <w:fldChar w:fldCharType="separate"/>
            </w:r>
            <w:r>
              <w:rPr>
                <w:noProof/>
                <w:webHidden/>
              </w:rPr>
              <w:t>9</w:t>
            </w:r>
            <w:r>
              <w:rPr>
                <w:noProof/>
                <w:webHidden/>
              </w:rPr>
              <w:fldChar w:fldCharType="end"/>
            </w:r>
          </w:hyperlink>
        </w:p>
        <w:p w14:paraId="157B536C" w14:textId="654706EA" w:rsidR="004D0964" w:rsidRDefault="004D0964">
          <w:pPr>
            <w:pStyle w:val="TOC3"/>
            <w:tabs>
              <w:tab w:val="right" w:pos="9064"/>
            </w:tabs>
            <w:rPr>
              <w:rFonts w:asciiTheme="minorHAnsi" w:eastAsiaTheme="minorEastAsia" w:hAnsiTheme="minorHAnsi" w:cstheme="minorBidi"/>
              <w:noProof/>
              <w:kern w:val="2"/>
              <w:sz w:val="24"/>
              <w:szCs w:val="24"/>
              <w:lang w:val="en-US"/>
              <w14:ligatures w14:val="standardContextual"/>
            </w:rPr>
          </w:pPr>
          <w:hyperlink w:anchor="_Toc234609291" w:history="1">
            <w:r w:rsidRPr="0051431B">
              <w:rPr>
                <w:rStyle w:val="Hyperlink"/>
                <w:noProof/>
              </w:rPr>
              <w:t>2.2.2 Motivation Theories</w:t>
            </w:r>
            <w:r>
              <w:rPr>
                <w:noProof/>
                <w:webHidden/>
              </w:rPr>
              <w:tab/>
            </w:r>
            <w:r>
              <w:rPr>
                <w:noProof/>
                <w:webHidden/>
              </w:rPr>
              <w:fldChar w:fldCharType="begin"/>
            </w:r>
            <w:r>
              <w:rPr>
                <w:noProof/>
                <w:webHidden/>
              </w:rPr>
              <w:instrText xml:space="preserve"> PAGEREF _Toc234609291 \h </w:instrText>
            </w:r>
            <w:r>
              <w:rPr>
                <w:noProof/>
                <w:webHidden/>
              </w:rPr>
            </w:r>
            <w:r>
              <w:rPr>
                <w:noProof/>
                <w:webHidden/>
              </w:rPr>
              <w:fldChar w:fldCharType="separate"/>
            </w:r>
            <w:r>
              <w:rPr>
                <w:noProof/>
                <w:webHidden/>
              </w:rPr>
              <w:t>10</w:t>
            </w:r>
            <w:r>
              <w:rPr>
                <w:noProof/>
                <w:webHidden/>
              </w:rPr>
              <w:fldChar w:fldCharType="end"/>
            </w:r>
          </w:hyperlink>
        </w:p>
        <w:p w14:paraId="373C0571" w14:textId="0C346CF0" w:rsidR="004D0964" w:rsidRDefault="004D0964">
          <w:pPr>
            <w:pStyle w:val="TOC3"/>
            <w:tabs>
              <w:tab w:val="right" w:pos="9064"/>
            </w:tabs>
            <w:rPr>
              <w:rFonts w:asciiTheme="minorHAnsi" w:eastAsiaTheme="minorEastAsia" w:hAnsiTheme="minorHAnsi" w:cstheme="minorBidi"/>
              <w:noProof/>
              <w:kern w:val="2"/>
              <w:sz w:val="24"/>
              <w:szCs w:val="24"/>
              <w:lang w:val="en-US"/>
              <w14:ligatures w14:val="standardContextual"/>
            </w:rPr>
          </w:pPr>
          <w:hyperlink w:anchor="_Toc234609292" w:history="1">
            <w:r w:rsidRPr="0051431B">
              <w:rPr>
                <w:rStyle w:val="Hyperlink"/>
                <w:noProof/>
              </w:rPr>
              <w:t>2.2.3 Factors Influencing Learner Motivation</w:t>
            </w:r>
            <w:r>
              <w:rPr>
                <w:noProof/>
                <w:webHidden/>
              </w:rPr>
              <w:tab/>
            </w:r>
            <w:r>
              <w:rPr>
                <w:noProof/>
                <w:webHidden/>
              </w:rPr>
              <w:fldChar w:fldCharType="begin"/>
            </w:r>
            <w:r>
              <w:rPr>
                <w:noProof/>
                <w:webHidden/>
              </w:rPr>
              <w:instrText xml:space="preserve"> PAGEREF _Toc234609292 \h </w:instrText>
            </w:r>
            <w:r>
              <w:rPr>
                <w:noProof/>
                <w:webHidden/>
              </w:rPr>
            </w:r>
            <w:r>
              <w:rPr>
                <w:noProof/>
                <w:webHidden/>
              </w:rPr>
              <w:fldChar w:fldCharType="separate"/>
            </w:r>
            <w:r>
              <w:rPr>
                <w:noProof/>
                <w:webHidden/>
              </w:rPr>
              <w:t>12</w:t>
            </w:r>
            <w:r>
              <w:rPr>
                <w:noProof/>
                <w:webHidden/>
              </w:rPr>
              <w:fldChar w:fldCharType="end"/>
            </w:r>
          </w:hyperlink>
        </w:p>
        <w:p w14:paraId="14A9842A" w14:textId="14FCF684" w:rsidR="004D0964" w:rsidRDefault="004D0964">
          <w:pPr>
            <w:pStyle w:val="TOC2"/>
            <w:tabs>
              <w:tab w:val="right" w:pos="9064"/>
            </w:tabs>
            <w:rPr>
              <w:rFonts w:asciiTheme="minorHAnsi" w:eastAsiaTheme="minorEastAsia" w:hAnsiTheme="minorHAnsi" w:cstheme="minorBidi"/>
              <w:noProof/>
              <w:kern w:val="2"/>
              <w:sz w:val="24"/>
              <w:szCs w:val="24"/>
              <w:lang w:val="en-US"/>
              <w14:ligatures w14:val="standardContextual"/>
            </w:rPr>
          </w:pPr>
          <w:hyperlink w:anchor="_Toc234609293" w:history="1">
            <w:r w:rsidRPr="0051431B">
              <w:rPr>
                <w:rStyle w:val="Hyperlink"/>
                <w:noProof/>
              </w:rPr>
              <w:t>2.3 The National High School English Examination in Vietnam</w:t>
            </w:r>
            <w:r>
              <w:rPr>
                <w:noProof/>
                <w:webHidden/>
              </w:rPr>
              <w:tab/>
            </w:r>
            <w:r>
              <w:rPr>
                <w:noProof/>
                <w:webHidden/>
              </w:rPr>
              <w:fldChar w:fldCharType="begin"/>
            </w:r>
            <w:r>
              <w:rPr>
                <w:noProof/>
                <w:webHidden/>
              </w:rPr>
              <w:instrText xml:space="preserve"> PAGEREF _Toc234609293 \h </w:instrText>
            </w:r>
            <w:r>
              <w:rPr>
                <w:noProof/>
                <w:webHidden/>
              </w:rPr>
            </w:r>
            <w:r>
              <w:rPr>
                <w:noProof/>
                <w:webHidden/>
              </w:rPr>
              <w:fldChar w:fldCharType="separate"/>
            </w:r>
            <w:r>
              <w:rPr>
                <w:noProof/>
                <w:webHidden/>
              </w:rPr>
              <w:t>13</w:t>
            </w:r>
            <w:r>
              <w:rPr>
                <w:noProof/>
                <w:webHidden/>
              </w:rPr>
              <w:fldChar w:fldCharType="end"/>
            </w:r>
          </w:hyperlink>
        </w:p>
        <w:p w14:paraId="463FF701" w14:textId="0E5023AC" w:rsidR="004D0964" w:rsidRDefault="004D0964">
          <w:pPr>
            <w:pStyle w:val="TOC3"/>
            <w:tabs>
              <w:tab w:val="right" w:pos="9064"/>
            </w:tabs>
            <w:rPr>
              <w:rFonts w:asciiTheme="minorHAnsi" w:eastAsiaTheme="minorEastAsia" w:hAnsiTheme="minorHAnsi" w:cstheme="minorBidi"/>
              <w:noProof/>
              <w:kern w:val="2"/>
              <w:sz w:val="24"/>
              <w:szCs w:val="24"/>
              <w:lang w:val="en-US"/>
              <w14:ligatures w14:val="standardContextual"/>
            </w:rPr>
          </w:pPr>
          <w:hyperlink w:anchor="_Toc234609294" w:history="1">
            <w:r w:rsidRPr="0051431B">
              <w:rPr>
                <w:rStyle w:val="Hyperlink"/>
                <w:noProof/>
                <w:highlight w:val="white"/>
              </w:rPr>
              <w:t>2.3.1 Overview of the Examination</w:t>
            </w:r>
            <w:r>
              <w:rPr>
                <w:noProof/>
                <w:webHidden/>
              </w:rPr>
              <w:tab/>
            </w:r>
            <w:r>
              <w:rPr>
                <w:noProof/>
                <w:webHidden/>
              </w:rPr>
              <w:fldChar w:fldCharType="begin"/>
            </w:r>
            <w:r>
              <w:rPr>
                <w:noProof/>
                <w:webHidden/>
              </w:rPr>
              <w:instrText xml:space="preserve"> PAGEREF _Toc234609294 \h </w:instrText>
            </w:r>
            <w:r>
              <w:rPr>
                <w:noProof/>
                <w:webHidden/>
              </w:rPr>
            </w:r>
            <w:r>
              <w:rPr>
                <w:noProof/>
                <w:webHidden/>
              </w:rPr>
              <w:fldChar w:fldCharType="separate"/>
            </w:r>
            <w:r>
              <w:rPr>
                <w:noProof/>
                <w:webHidden/>
              </w:rPr>
              <w:t>13</w:t>
            </w:r>
            <w:r>
              <w:rPr>
                <w:noProof/>
                <w:webHidden/>
              </w:rPr>
              <w:fldChar w:fldCharType="end"/>
            </w:r>
          </w:hyperlink>
        </w:p>
        <w:p w14:paraId="1EF3C099" w14:textId="3103E921" w:rsidR="004D0964" w:rsidRDefault="004D0964">
          <w:pPr>
            <w:pStyle w:val="TOC3"/>
            <w:tabs>
              <w:tab w:val="right" w:pos="9064"/>
            </w:tabs>
            <w:rPr>
              <w:rFonts w:asciiTheme="minorHAnsi" w:eastAsiaTheme="minorEastAsia" w:hAnsiTheme="minorHAnsi" w:cstheme="minorBidi"/>
              <w:noProof/>
              <w:kern w:val="2"/>
              <w:sz w:val="24"/>
              <w:szCs w:val="24"/>
              <w:lang w:val="en-US"/>
              <w14:ligatures w14:val="standardContextual"/>
            </w:rPr>
          </w:pPr>
          <w:hyperlink w:anchor="_Toc234609295" w:history="1">
            <w:r w:rsidRPr="0051431B">
              <w:rPr>
                <w:rStyle w:val="Hyperlink"/>
                <w:noProof/>
                <w:highlight w:val="white"/>
              </w:rPr>
              <w:t>2.3.2 Format and Structure of the English Test</w:t>
            </w:r>
            <w:r>
              <w:rPr>
                <w:noProof/>
                <w:webHidden/>
              </w:rPr>
              <w:tab/>
            </w:r>
            <w:r>
              <w:rPr>
                <w:noProof/>
                <w:webHidden/>
              </w:rPr>
              <w:fldChar w:fldCharType="begin"/>
            </w:r>
            <w:r>
              <w:rPr>
                <w:noProof/>
                <w:webHidden/>
              </w:rPr>
              <w:instrText xml:space="preserve"> PAGEREF _Toc234609295 \h </w:instrText>
            </w:r>
            <w:r>
              <w:rPr>
                <w:noProof/>
                <w:webHidden/>
              </w:rPr>
            </w:r>
            <w:r>
              <w:rPr>
                <w:noProof/>
                <w:webHidden/>
              </w:rPr>
              <w:fldChar w:fldCharType="separate"/>
            </w:r>
            <w:r>
              <w:rPr>
                <w:noProof/>
                <w:webHidden/>
              </w:rPr>
              <w:t>14</w:t>
            </w:r>
            <w:r>
              <w:rPr>
                <w:noProof/>
                <w:webHidden/>
              </w:rPr>
              <w:fldChar w:fldCharType="end"/>
            </w:r>
          </w:hyperlink>
        </w:p>
        <w:p w14:paraId="08308241" w14:textId="4738F097" w:rsidR="004D0964" w:rsidRDefault="004D0964">
          <w:pPr>
            <w:pStyle w:val="TOC3"/>
            <w:tabs>
              <w:tab w:val="right" w:pos="9064"/>
            </w:tabs>
            <w:rPr>
              <w:rFonts w:asciiTheme="minorHAnsi" w:eastAsiaTheme="minorEastAsia" w:hAnsiTheme="minorHAnsi" w:cstheme="minorBidi"/>
              <w:noProof/>
              <w:kern w:val="2"/>
              <w:sz w:val="24"/>
              <w:szCs w:val="24"/>
              <w:lang w:val="en-US"/>
              <w14:ligatures w14:val="standardContextual"/>
            </w:rPr>
          </w:pPr>
          <w:hyperlink w:anchor="_Toc234609296" w:history="1">
            <w:r w:rsidRPr="0051431B">
              <w:rPr>
                <w:rStyle w:val="Hyperlink"/>
                <w:noProof/>
              </w:rPr>
              <w:t>2.3.3 The Examination as a Washback-Generating Context</w:t>
            </w:r>
            <w:r>
              <w:rPr>
                <w:noProof/>
                <w:webHidden/>
              </w:rPr>
              <w:tab/>
            </w:r>
            <w:r>
              <w:rPr>
                <w:noProof/>
                <w:webHidden/>
              </w:rPr>
              <w:fldChar w:fldCharType="begin"/>
            </w:r>
            <w:r>
              <w:rPr>
                <w:noProof/>
                <w:webHidden/>
              </w:rPr>
              <w:instrText xml:space="preserve"> PAGEREF _Toc234609296 \h </w:instrText>
            </w:r>
            <w:r>
              <w:rPr>
                <w:noProof/>
                <w:webHidden/>
              </w:rPr>
            </w:r>
            <w:r>
              <w:rPr>
                <w:noProof/>
                <w:webHidden/>
              </w:rPr>
              <w:fldChar w:fldCharType="separate"/>
            </w:r>
            <w:r>
              <w:rPr>
                <w:noProof/>
                <w:webHidden/>
              </w:rPr>
              <w:t>15</w:t>
            </w:r>
            <w:r>
              <w:rPr>
                <w:noProof/>
                <w:webHidden/>
              </w:rPr>
              <w:fldChar w:fldCharType="end"/>
            </w:r>
          </w:hyperlink>
        </w:p>
        <w:p w14:paraId="4801B4D4" w14:textId="3EE04DC9" w:rsidR="004D0964" w:rsidRDefault="004D0964">
          <w:pPr>
            <w:pStyle w:val="TOC2"/>
            <w:tabs>
              <w:tab w:val="right" w:pos="9064"/>
            </w:tabs>
            <w:rPr>
              <w:rFonts w:asciiTheme="minorHAnsi" w:eastAsiaTheme="minorEastAsia" w:hAnsiTheme="minorHAnsi" w:cstheme="minorBidi"/>
              <w:noProof/>
              <w:kern w:val="2"/>
              <w:sz w:val="24"/>
              <w:szCs w:val="24"/>
              <w:lang w:val="en-US"/>
              <w14:ligatures w14:val="standardContextual"/>
            </w:rPr>
          </w:pPr>
          <w:hyperlink w:anchor="_Toc234609297" w:history="1">
            <w:r w:rsidRPr="0051431B">
              <w:rPr>
                <w:rStyle w:val="Hyperlink"/>
                <w:noProof/>
              </w:rPr>
              <w:t>2.4 Relationship between Washback and Learner Motivation</w:t>
            </w:r>
            <w:r>
              <w:rPr>
                <w:noProof/>
                <w:webHidden/>
              </w:rPr>
              <w:tab/>
            </w:r>
            <w:r>
              <w:rPr>
                <w:noProof/>
                <w:webHidden/>
              </w:rPr>
              <w:fldChar w:fldCharType="begin"/>
            </w:r>
            <w:r>
              <w:rPr>
                <w:noProof/>
                <w:webHidden/>
              </w:rPr>
              <w:instrText xml:space="preserve"> PAGEREF _Toc234609297 \h </w:instrText>
            </w:r>
            <w:r>
              <w:rPr>
                <w:noProof/>
                <w:webHidden/>
              </w:rPr>
            </w:r>
            <w:r>
              <w:rPr>
                <w:noProof/>
                <w:webHidden/>
              </w:rPr>
              <w:fldChar w:fldCharType="separate"/>
            </w:r>
            <w:r>
              <w:rPr>
                <w:noProof/>
                <w:webHidden/>
              </w:rPr>
              <w:t>17</w:t>
            </w:r>
            <w:r>
              <w:rPr>
                <w:noProof/>
                <w:webHidden/>
              </w:rPr>
              <w:fldChar w:fldCharType="end"/>
            </w:r>
          </w:hyperlink>
        </w:p>
        <w:p w14:paraId="04831238" w14:textId="4580CBBB" w:rsidR="004D0964" w:rsidRDefault="004D0964">
          <w:pPr>
            <w:pStyle w:val="TOC3"/>
            <w:tabs>
              <w:tab w:val="right" w:pos="9064"/>
            </w:tabs>
            <w:rPr>
              <w:rFonts w:asciiTheme="minorHAnsi" w:eastAsiaTheme="minorEastAsia" w:hAnsiTheme="minorHAnsi" w:cstheme="minorBidi"/>
              <w:noProof/>
              <w:kern w:val="2"/>
              <w:sz w:val="24"/>
              <w:szCs w:val="24"/>
              <w:lang w:val="en-US"/>
              <w14:ligatures w14:val="standardContextual"/>
            </w:rPr>
          </w:pPr>
          <w:hyperlink w:anchor="_Toc234609298" w:history="1">
            <w:r w:rsidRPr="0051431B">
              <w:rPr>
                <w:rStyle w:val="Hyperlink"/>
                <w:noProof/>
                <w:highlight w:val="white"/>
              </w:rPr>
              <w:t>2.4.1 How Washback Influences Learner Motivation</w:t>
            </w:r>
            <w:r>
              <w:rPr>
                <w:noProof/>
                <w:webHidden/>
              </w:rPr>
              <w:tab/>
            </w:r>
            <w:r>
              <w:rPr>
                <w:noProof/>
                <w:webHidden/>
              </w:rPr>
              <w:fldChar w:fldCharType="begin"/>
            </w:r>
            <w:r>
              <w:rPr>
                <w:noProof/>
                <w:webHidden/>
              </w:rPr>
              <w:instrText xml:space="preserve"> PAGEREF _Toc234609298 \h </w:instrText>
            </w:r>
            <w:r>
              <w:rPr>
                <w:noProof/>
                <w:webHidden/>
              </w:rPr>
            </w:r>
            <w:r>
              <w:rPr>
                <w:noProof/>
                <w:webHidden/>
              </w:rPr>
              <w:fldChar w:fldCharType="separate"/>
            </w:r>
            <w:r>
              <w:rPr>
                <w:noProof/>
                <w:webHidden/>
              </w:rPr>
              <w:t>17</w:t>
            </w:r>
            <w:r>
              <w:rPr>
                <w:noProof/>
                <w:webHidden/>
              </w:rPr>
              <w:fldChar w:fldCharType="end"/>
            </w:r>
          </w:hyperlink>
        </w:p>
        <w:p w14:paraId="335EA2B8" w14:textId="26E825EE" w:rsidR="004D0964" w:rsidRDefault="004D0964">
          <w:pPr>
            <w:pStyle w:val="TOC3"/>
            <w:tabs>
              <w:tab w:val="right" w:pos="9064"/>
            </w:tabs>
            <w:rPr>
              <w:rFonts w:asciiTheme="minorHAnsi" w:eastAsiaTheme="minorEastAsia" w:hAnsiTheme="minorHAnsi" w:cstheme="minorBidi"/>
              <w:noProof/>
              <w:kern w:val="2"/>
              <w:sz w:val="24"/>
              <w:szCs w:val="24"/>
              <w:lang w:val="en-US"/>
              <w14:ligatures w14:val="standardContextual"/>
            </w:rPr>
          </w:pPr>
          <w:hyperlink w:anchor="_Toc234609299" w:history="1">
            <w:r w:rsidRPr="0051431B">
              <w:rPr>
                <w:rStyle w:val="Hyperlink"/>
                <w:noProof/>
                <w:highlight w:val="white"/>
              </w:rPr>
              <w:t>2.4.2 How Learner Motivation Influences Washback</w:t>
            </w:r>
            <w:r>
              <w:rPr>
                <w:noProof/>
                <w:webHidden/>
              </w:rPr>
              <w:tab/>
            </w:r>
            <w:r>
              <w:rPr>
                <w:noProof/>
                <w:webHidden/>
              </w:rPr>
              <w:fldChar w:fldCharType="begin"/>
            </w:r>
            <w:r>
              <w:rPr>
                <w:noProof/>
                <w:webHidden/>
              </w:rPr>
              <w:instrText xml:space="preserve"> PAGEREF _Toc234609299 \h </w:instrText>
            </w:r>
            <w:r>
              <w:rPr>
                <w:noProof/>
                <w:webHidden/>
              </w:rPr>
            </w:r>
            <w:r>
              <w:rPr>
                <w:noProof/>
                <w:webHidden/>
              </w:rPr>
              <w:fldChar w:fldCharType="separate"/>
            </w:r>
            <w:r>
              <w:rPr>
                <w:noProof/>
                <w:webHidden/>
              </w:rPr>
              <w:t>18</w:t>
            </w:r>
            <w:r>
              <w:rPr>
                <w:noProof/>
                <w:webHidden/>
              </w:rPr>
              <w:fldChar w:fldCharType="end"/>
            </w:r>
          </w:hyperlink>
        </w:p>
        <w:p w14:paraId="50954569" w14:textId="397361D1" w:rsidR="004D0964" w:rsidRDefault="004D0964">
          <w:pPr>
            <w:pStyle w:val="TOC2"/>
            <w:tabs>
              <w:tab w:val="right" w:pos="9064"/>
            </w:tabs>
            <w:rPr>
              <w:rFonts w:asciiTheme="minorHAnsi" w:eastAsiaTheme="minorEastAsia" w:hAnsiTheme="minorHAnsi" w:cstheme="minorBidi"/>
              <w:noProof/>
              <w:kern w:val="2"/>
              <w:sz w:val="24"/>
              <w:szCs w:val="24"/>
              <w:lang w:val="en-US"/>
              <w14:ligatures w14:val="standardContextual"/>
            </w:rPr>
          </w:pPr>
          <w:hyperlink w:anchor="_Toc234609300" w:history="1">
            <w:r w:rsidRPr="0051431B">
              <w:rPr>
                <w:rStyle w:val="Hyperlink"/>
                <w:noProof/>
              </w:rPr>
              <w:t>​2.5 Previous Studies</w:t>
            </w:r>
            <w:r>
              <w:rPr>
                <w:noProof/>
                <w:webHidden/>
              </w:rPr>
              <w:tab/>
            </w:r>
            <w:r>
              <w:rPr>
                <w:noProof/>
                <w:webHidden/>
              </w:rPr>
              <w:fldChar w:fldCharType="begin"/>
            </w:r>
            <w:r>
              <w:rPr>
                <w:noProof/>
                <w:webHidden/>
              </w:rPr>
              <w:instrText xml:space="preserve"> PAGEREF _Toc234609300 \h </w:instrText>
            </w:r>
            <w:r>
              <w:rPr>
                <w:noProof/>
                <w:webHidden/>
              </w:rPr>
            </w:r>
            <w:r>
              <w:rPr>
                <w:noProof/>
                <w:webHidden/>
              </w:rPr>
              <w:fldChar w:fldCharType="separate"/>
            </w:r>
            <w:r>
              <w:rPr>
                <w:noProof/>
                <w:webHidden/>
              </w:rPr>
              <w:t>18</w:t>
            </w:r>
            <w:r>
              <w:rPr>
                <w:noProof/>
                <w:webHidden/>
              </w:rPr>
              <w:fldChar w:fldCharType="end"/>
            </w:r>
          </w:hyperlink>
        </w:p>
        <w:p w14:paraId="09949B73" w14:textId="336FA5FF" w:rsidR="004D0964" w:rsidRDefault="004D0964">
          <w:pPr>
            <w:pStyle w:val="TOC3"/>
            <w:tabs>
              <w:tab w:val="right" w:pos="9064"/>
            </w:tabs>
            <w:rPr>
              <w:rFonts w:asciiTheme="minorHAnsi" w:eastAsiaTheme="minorEastAsia" w:hAnsiTheme="minorHAnsi" w:cstheme="minorBidi"/>
              <w:noProof/>
              <w:kern w:val="2"/>
              <w:sz w:val="24"/>
              <w:szCs w:val="24"/>
              <w:lang w:val="en-US"/>
              <w14:ligatures w14:val="standardContextual"/>
            </w:rPr>
          </w:pPr>
          <w:hyperlink w:anchor="_Toc234609301" w:history="1">
            <w:r w:rsidRPr="0051431B">
              <w:rPr>
                <w:rStyle w:val="Hyperlink"/>
                <w:noProof/>
                <w:highlight w:val="white"/>
              </w:rPr>
              <w:t>2.5.1 International Studies</w:t>
            </w:r>
            <w:r>
              <w:rPr>
                <w:noProof/>
                <w:webHidden/>
              </w:rPr>
              <w:tab/>
            </w:r>
            <w:r>
              <w:rPr>
                <w:noProof/>
                <w:webHidden/>
              </w:rPr>
              <w:fldChar w:fldCharType="begin"/>
            </w:r>
            <w:r>
              <w:rPr>
                <w:noProof/>
                <w:webHidden/>
              </w:rPr>
              <w:instrText xml:space="preserve"> PAGEREF _Toc234609301 \h </w:instrText>
            </w:r>
            <w:r>
              <w:rPr>
                <w:noProof/>
                <w:webHidden/>
              </w:rPr>
            </w:r>
            <w:r>
              <w:rPr>
                <w:noProof/>
                <w:webHidden/>
              </w:rPr>
              <w:fldChar w:fldCharType="separate"/>
            </w:r>
            <w:r>
              <w:rPr>
                <w:noProof/>
                <w:webHidden/>
              </w:rPr>
              <w:t>18</w:t>
            </w:r>
            <w:r>
              <w:rPr>
                <w:noProof/>
                <w:webHidden/>
              </w:rPr>
              <w:fldChar w:fldCharType="end"/>
            </w:r>
          </w:hyperlink>
        </w:p>
        <w:p w14:paraId="251C3723" w14:textId="77862507" w:rsidR="004D0964" w:rsidRDefault="004D0964">
          <w:pPr>
            <w:pStyle w:val="TOC3"/>
            <w:tabs>
              <w:tab w:val="right" w:pos="9064"/>
            </w:tabs>
            <w:rPr>
              <w:rFonts w:asciiTheme="minorHAnsi" w:eastAsiaTheme="minorEastAsia" w:hAnsiTheme="minorHAnsi" w:cstheme="minorBidi"/>
              <w:noProof/>
              <w:kern w:val="2"/>
              <w:sz w:val="24"/>
              <w:szCs w:val="24"/>
              <w:lang w:val="en-US"/>
              <w14:ligatures w14:val="standardContextual"/>
            </w:rPr>
          </w:pPr>
          <w:hyperlink w:anchor="_Toc234609302" w:history="1">
            <w:r w:rsidRPr="0051431B">
              <w:rPr>
                <w:rStyle w:val="Hyperlink"/>
                <w:noProof/>
                <w:highlight w:val="white"/>
              </w:rPr>
              <w:t>2.5.2 Vietnamese Studies</w:t>
            </w:r>
            <w:r>
              <w:rPr>
                <w:noProof/>
                <w:webHidden/>
              </w:rPr>
              <w:tab/>
            </w:r>
            <w:r>
              <w:rPr>
                <w:noProof/>
                <w:webHidden/>
              </w:rPr>
              <w:fldChar w:fldCharType="begin"/>
            </w:r>
            <w:r>
              <w:rPr>
                <w:noProof/>
                <w:webHidden/>
              </w:rPr>
              <w:instrText xml:space="preserve"> PAGEREF _Toc234609302 \h </w:instrText>
            </w:r>
            <w:r>
              <w:rPr>
                <w:noProof/>
                <w:webHidden/>
              </w:rPr>
            </w:r>
            <w:r>
              <w:rPr>
                <w:noProof/>
                <w:webHidden/>
              </w:rPr>
              <w:fldChar w:fldCharType="separate"/>
            </w:r>
            <w:r>
              <w:rPr>
                <w:noProof/>
                <w:webHidden/>
              </w:rPr>
              <w:t>20</w:t>
            </w:r>
            <w:r>
              <w:rPr>
                <w:noProof/>
                <w:webHidden/>
              </w:rPr>
              <w:fldChar w:fldCharType="end"/>
            </w:r>
          </w:hyperlink>
        </w:p>
        <w:p w14:paraId="467C0192" w14:textId="03030AE1" w:rsidR="004D0964" w:rsidRDefault="004D0964">
          <w:pPr>
            <w:pStyle w:val="TOC3"/>
            <w:tabs>
              <w:tab w:val="right" w:pos="9064"/>
            </w:tabs>
            <w:rPr>
              <w:rFonts w:asciiTheme="minorHAnsi" w:eastAsiaTheme="minorEastAsia" w:hAnsiTheme="minorHAnsi" w:cstheme="minorBidi"/>
              <w:noProof/>
              <w:kern w:val="2"/>
              <w:sz w:val="24"/>
              <w:szCs w:val="24"/>
              <w:lang w:val="en-US"/>
              <w14:ligatures w14:val="standardContextual"/>
            </w:rPr>
          </w:pPr>
          <w:hyperlink w:anchor="_Toc234609303" w:history="1">
            <w:r w:rsidRPr="0051431B">
              <w:rPr>
                <w:rStyle w:val="Hyperlink"/>
                <w:noProof/>
              </w:rPr>
              <w:t>2.5.3 Synthesis of Findings</w:t>
            </w:r>
            <w:r>
              <w:rPr>
                <w:noProof/>
                <w:webHidden/>
              </w:rPr>
              <w:tab/>
            </w:r>
            <w:r>
              <w:rPr>
                <w:noProof/>
                <w:webHidden/>
              </w:rPr>
              <w:fldChar w:fldCharType="begin"/>
            </w:r>
            <w:r>
              <w:rPr>
                <w:noProof/>
                <w:webHidden/>
              </w:rPr>
              <w:instrText xml:space="preserve"> PAGEREF _Toc234609303 \h </w:instrText>
            </w:r>
            <w:r>
              <w:rPr>
                <w:noProof/>
                <w:webHidden/>
              </w:rPr>
            </w:r>
            <w:r>
              <w:rPr>
                <w:noProof/>
                <w:webHidden/>
              </w:rPr>
              <w:fldChar w:fldCharType="separate"/>
            </w:r>
            <w:r>
              <w:rPr>
                <w:noProof/>
                <w:webHidden/>
              </w:rPr>
              <w:t>22</w:t>
            </w:r>
            <w:r>
              <w:rPr>
                <w:noProof/>
                <w:webHidden/>
              </w:rPr>
              <w:fldChar w:fldCharType="end"/>
            </w:r>
          </w:hyperlink>
        </w:p>
        <w:p w14:paraId="1E551F4C" w14:textId="6DB32A05" w:rsidR="004D0964" w:rsidRDefault="004D0964">
          <w:pPr>
            <w:pStyle w:val="TOC1"/>
            <w:tabs>
              <w:tab w:val="right" w:pos="9064"/>
            </w:tabs>
            <w:rPr>
              <w:rFonts w:asciiTheme="minorHAnsi" w:eastAsiaTheme="minorEastAsia" w:hAnsiTheme="minorHAnsi" w:cstheme="minorBidi"/>
              <w:noProof/>
              <w:kern w:val="2"/>
              <w:sz w:val="24"/>
              <w:szCs w:val="24"/>
              <w:lang w:val="en-US"/>
              <w14:ligatures w14:val="standardContextual"/>
            </w:rPr>
          </w:pPr>
          <w:hyperlink w:anchor="_Toc234609304" w:history="1">
            <w:r w:rsidRPr="0051431B">
              <w:rPr>
                <w:rStyle w:val="Hyperlink"/>
                <w:noProof/>
                <w:highlight w:val="white"/>
              </w:rPr>
              <w:t>CHAPTER 3:  RESEARCH METHODOLOGY</w:t>
            </w:r>
            <w:r>
              <w:rPr>
                <w:noProof/>
                <w:webHidden/>
              </w:rPr>
              <w:tab/>
            </w:r>
            <w:r>
              <w:rPr>
                <w:noProof/>
                <w:webHidden/>
              </w:rPr>
              <w:fldChar w:fldCharType="begin"/>
            </w:r>
            <w:r>
              <w:rPr>
                <w:noProof/>
                <w:webHidden/>
              </w:rPr>
              <w:instrText xml:space="preserve"> PAGEREF _Toc234609304 \h </w:instrText>
            </w:r>
            <w:r>
              <w:rPr>
                <w:noProof/>
                <w:webHidden/>
              </w:rPr>
            </w:r>
            <w:r>
              <w:rPr>
                <w:noProof/>
                <w:webHidden/>
              </w:rPr>
              <w:fldChar w:fldCharType="separate"/>
            </w:r>
            <w:r>
              <w:rPr>
                <w:noProof/>
                <w:webHidden/>
              </w:rPr>
              <w:t>22</w:t>
            </w:r>
            <w:r>
              <w:rPr>
                <w:noProof/>
                <w:webHidden/>
              </w:rPr>
              <w:fldChar w:fldCharType="end"/>
            </w:r>
          </w:hyperlink>
        </w:p>
        <w:p w14:paraId="429E779B" w14:textId="333819CF" w:rsidR="004D0964" w:rsidRDefault="004D0964">
          <w:pPr>
            <w:pStyle w:val="TOC2"/>
            <w:tabs>
              <w:tab w:val="right" w:pos="9064"/>
            </w:tabs>
            <w:rPr>
              <w:rFonts w:asciiTheme="minorHAnsi" w:eastAsiaTheme="minorEastAsia" w:hAnsiTheme="minorHAnsi" w:cstheme="minorBidi"/>
              <w:noProof/>
              <w:kern w:val="2"/>
              <w:sz w:val="24"/>
              <w:szCs w:val="24"/>
              <w:lang w:val="en-US"/>
              <w14:ligatures w14:val="standardContextual"/>
            </w:rPr>
          </w:pPr>
          <w:hyperlink w:anchor="_Toc234609305" w:history="1">
            <w:r w:rsidRPr="0051431B">
              <w:rPr>
                <w:rStyle w:val="Hyperlink"/>
                <w:noProof/>
              </w:rPr>
              <w:t>3.1 Research Design</w:t>
            </w:r>
            <w:r>
              <w:rPr>
                <w:noProof/>
                <w:webHidden/>
              </w:rPr>
              <w:tab/>
            </w:r>
            <w:r>
              <w:rPr>
                <w:noProof/>
                <w:webHidden/>
              </w:rPr>
              <w:fldChar w:fldCharType="begin"/>
            </w:r>
            <w:r>
              <w:rPr>
                <w:noProof/>
                <w:webHidden/>
              </w:rPr>
              <w:instrText xml:space="preserve"> PAGEREF _Toc234609305 \h </w:instrText>
            </w:r>
            <w:r>
              <w:rPr>
                <w:noProof/>
                <w:webHidden/>
              </w:rPr>
            </w:r>
            <w:r>
              <w:rPr>
                <w:noProof/>
                <w:webHidden/>
              </w:rPr>
              <w:fldChar w:fldCharType="separate"/>
            </w:r>
            <w:r>
              <w:rPr>
                <w:noProof/>
                <w:webHidden/>
              </w:rPr>
              <w:t>23</w:t>
            </w:r>
            <w:r>
              <w:rPr>
                <w:noProof/>
                <w:webHidden/>
              </w:rPr>
              <w:fldChar w:fldCharType="end"/>
            </w:r>
          </w:hyperlink>
        </w:p>
        <w:p w14:paraId="545F5CB5" w14:textId="43E12917" w:rsidR="004D0964" w:rsidRDefault="004D0964">
          <w:pPr>
            <w:pStyle w:val="TOC2"/>
            <w:tabs>
              <w:tab w:val="right" w:pos="9064"/>
            </w:tabs>
            <w:rPr>
              <w:rFonts w:asciiTheme="minorHAnsi" w:eastAsiaTheme="minorEastAsia" w:hAnsiTheme="minorHAnsi" w:cstheme="minorBidi"/>
              <w:noProof/>
              <w:kern w:val="2"/>
              <w:sz w:val="24"/>
              <w:szCs w:val="24"/>
              <w:lang w:val="en-US"/>
              <w14:ligatures w14:val="standardContextual"/>
            </w:rPr>
          </w:pPr>
          <w:hyperlink w:anchor="_Toc234609306" w:history="1">
            <w:r w:rsidRPr="0051431B">
              <w:rPr>
                <w:rStyle w:val="Hyperlink"/>
                <w:noProof/>
              </w:rPr>
              <w:t>3.2 Research  Setting</w:t>
            </w:r>
            <w:r>
              <w:rPr>
                <w:noProof/>
                <w:webHidden/>
              </w:rPr>
              <w:tab/>
            </w:r>
            <w:r>
              <w:rPr>
                <w:noProof/>
                <w:webHidden/>
              </w:rPr>
              <w:fldChar w:fldCharType="begin"/>
            </w:r>
            <w:r>
              <w:rPr>
                <w:noProof/>
                <w:webHidden/>
              </w:rPr>
              <w:instrText xml:space="preserve"> PAGEREF _Toc234609306 \h </w:instrText>
            </w:r>
            <w:r>
              <w:rPr>
                <w:noProof/>
                <w:webHidden/>
              </w:rPr>
            </w:r>
            <w:r>
              <w:rPr>
                <w:noProof/>
                <w:webHidden/>
              </w:rPr>
              <w:fldChar w:fldCharType="separate"/>
            </w:r>
            <w:r>
              <w:rPr>
                <w:noProof/>
                <w:webHidden/>
              </w:rPr>
              <w:t>24</w:t>
            </w:r>
            <w:r>
              <w:rPr>
                <w:noProof/>
                <w:webHidden/>
              </w:rPr>
              <w:fldChar w:fldCharType="end"/>
            </w:r>
          </w:hyperlink>
        </w:p>
        <w:p w14:paraId="69747F11" w14:textId="7BC5E0C5" w:rsidR="004D0964" w:rsidRDefault="004D0964">
          <w:pPr>
            <w:pStyle w:val="TOC3"/>
            <w:tabs>
              <w:tab w:val="left" w:pos="1440"/>
              <w:tab w:val="right" w:pos="9064"/>
            </w:tabs>
            <w:rPr>
              <w:rFonts w:asciiTheme="minorHAnsi" w:eastAsiaTheme="minorEastAsia" w:hAnsiTheme="minorHAnsi" w:cstheme="minorBidi"/>
              <w:noProof/>
              <w:kern w:val="2"/>
              <w:sz w:val="24"/>
              <w:szCs w:val="24"/>
              <w:lang w:val="en-US"/>
              <w14:ligatures w14:val="standardContextual"/>
            </w:rPr>
          </w:pPr>
          <w:hyperlink w:anchor="_Toc234609307" w:history="1">
            <w:r w:rsidRPr="0051431B">
              <w:rPr>
                <w:rStyle w:val="Hyperlink"/>
                <w:noProof/>
              </w:rPr>
              <w:t>3.2.1.</w:t>
            </w:r>
            <w:r>
              <w:rPr>
                <w:rFonts w:asciiTheme="minorHAnsi" w:eastAsiaTheme="minorEastAsia" w:hAnsiTheme="minorHAnsi" w:cstheme="minorBidi"/>
                <w:noProof/>
                <w:kern w:val="2"/>
                <w:sz w:val="24"/>
                <w:szCs w:val="24"/>
                <w:lang w:val="en-US"/>
                <w14:ligatures w14:val="standardContextual"/>
              </w:rPr>
              <w:tab/>
            </w:r>
            <w:r w:rsidRPr="0051431B">
              <w:rPr>
                <w:rStyle w:val="Hyperlink"/>
                <w:noProof/>
              </w:rPr>
              <w:t>Overview:</w:t>
            </w:r>
            <w:r>
              <w:rPr>
                <w:noProof/>
                <w:webHidden/>
              </w:rPr>
              <w:tab/>
            </w:r>
            <w:r>
              <w:rPr>
                <w:noProof/>
                <w:webHidden/>
              </w:rPr>
              <w:fldChar w:fldCharType="begin"/>
            </w:r>
            <w:r>
              <w:rPr>
                <w:noProof/>
                <w:webHidden/>
              </w:rPr>
              <w:instrText xml:space="preserve"> PAGEREF _Toc234609307 \h </w:instrText>
            </w:r>
            <w:r>
              <w:rPr>
                <w:noProof/>
                <w:webHidden/>
              </w:rPr>
            </w:r>
            <w:r>
              <w:rPr>
                <w:noProof/>
                <w:webHidden/>
              </w:rPr>
              <w:fldChar w:fldCharType="separate"/>
            </w:r>
            <w:r>
              <w:rPr>
                <w:noProof/>
                <w:webHidden/>
              </w:rPr>
              <w:t>24</w:t>
            </w:r>
            <w:r>
              <w:rPr>
                <w:noProof/>
                <w:webHidden/>
              </w:rPr>
              <w:fldChar w:fldCharType="end"/>
            </w:r>
          </w:hyperlink>
        </w:p>
        <w:p w14:paraId="353B9DEC" w14:textId="2C3D3DBA" w:rsidR="004D0964" w:rsidRDefault="004D0964">
          <w:pPr>
            <w:pStyle w:val="TOC3"/>
            <w:tabs>
              <w:tab w:val="right" w:pos="9064"/>
            </w:tabs>
            <w:rPr>
              <w:rFonts w:asciiTheme="minorHAnsi" w:eastAsiaTheme="minorEastAsia" w:hAnsiTheme="minorHAnsi" w:cstheme="minorBidi"/>
              <w:noProof/>
              <w:kern w:val="2"/>
              <w:sz w:val="24"/>
              <w:szCs w:val="24"/>
              <w:lang w:val="en-US"/>
              <w14:ligatures w14:val="standardContextual"/>
            </w:rPr>
          </w:pPr>
          <w:hyperlink w:anchor="_Toc234609308" w:history="1">
            <w:r w:rsidRPr="0051431B">
              <w:rPr>
                <w:rStyle w:val="Hyperlink"/>
                <w:noProof/>
              </w:rPr>
              <w:t>3.2.2 Background: high school graduation exam (2025-2026) new format</w:t>
            </w:r>
            <w:r>
              <w:rPr>
                <w:noProof/>
                <w:webHidden/>
              </w:rPr>
              <w:tab/>
            </w:r>
            <w:r>
              <w:rPr>
                <w:noProof/>
                <w:webHidden/>
              </w:rPr>
              <w:fldChar w:fldCharType="begin"/>
            </w:r>
            <w:r>
              <w:rPr>
                <w:noProof/>
                <w:webHidden/>
              </w:rPr>
              <w:instrText xml:space="preserve"> PAGEREF _Toc234609308 \h </w:instrText>
            </w:r>
            <w:r>
              <w:rPr>
                <w:noProof/>
                <w:webHidden/>
              </w:rPr>
            </w:r>
            <w:r>
              <w:rPr>
                <w:noProof/>
                <w:webHidden/>
              </w:rPr>
              <w:fldChar w:fldCharType="separate"/>
            </w:r>
            <w:r>
              <w:rPr>
                <w:noProof/>
                <w:webHidden/>
              </w:rPr>
              <w:t>26</w:t>
            </w:r>
            <w:r>
              <w:rPr>
                <w:noProof/>
                <w:webHidden/>
              </w:rPr>
              <w:fldChar w:fldCharType="end"/>
            </w:r>
          </w:hyperlink>
        </w:p>
        <w:p w14:paraId="4B262C0B" w14:textId="79EEA2A4" w:rsidR="004D0964" w:rsidRDefault="004D0964">
          <w:pPr>
            <w:pStyle w:val="TOC2"/>
            <w:tabs>
              <w:tab w:val="right" w:pos="9064"/>
            </w:tabs>
            <w:rPr>
              <w:rFonts w:asciiTheme="minorHAnsi" w:eastAsiaTheme="minorEastAsia" w:hAnsiTheme="minorHAnsi" w:cstheme="minorBidi"/>
              <w:noProof/>
              <w:kern w:val="2"/>
              <w:sz w:val="24"/>
              <w:szCs w:val="24"/>
              <w:lang w:val="en-US"/>
              <w14:ligatures w14:val="standardContextual"/>
            </w:rPr>
          </w:pPr>
          <w:hyperlink w:anchor="_Toc234609309" w:history="1">
            <w:r w:rsidRPr="0051431B">
              <w:rPr>
                <w:rStyle w:val="Hyperlink"/>
                <w:noProof/>
              </w:rPr>
              <w:t>3.3 Participants</w:t>
            </w:r>
            <w:r>
              <w:rPr>
                <w:noProof/>
                <w:webHidden/>
              </w:rPr>
              <w:tab/>
            </w:r>
            <w:r>
              <w:rPr>
                <w:noProof/>
                <w:webHidden/>
              </w:rPr>
              <w:fldChar w:fldCharType="begin"/>
            </w:r>
            <w:r>
              <w:rPr>
                <w:noProof/>
                <w:webHidden/>
              </w:rPr>
              <w:instrText xml:space="preserve"> PAGEREF _Toc234609309 \h </w:instrText>
            </w:r>
            <w:r>
              <w:rPr>
                <w:noProof/>
                <w:webHidden/>
              </w:rPr>
            </w:r>
            <w:r>
              <w:rPr>
                <w:noProof/>
                <w:webHidden/>
              </w:rPr>
              <w:fldChar w:fldCharType="separate"/>
            </w:r>
            <w:r>
              <w:rPr>
                <w:noProof/>
                <w:webHidden/>
              </w:rPr>
              <w:t>26</w:t>
            </w:r>
            <w:r>
              <w:rPr>
                <w:noProof/>
                <w:webHidden/>
              </w:rPr>
              <w:fldChar w:fldCharType="end"/>
            </w:r>
          </w:hyperlink>
        </w:p>
        <w:p w14:paraId="12747C83" w14:textId="51D437D6" w:rsidR="004D0964" w:rsidRDefault="004D0964">
          <w:pPr>
            <w:pStyle w:val="TOC3"/>
            <w:tabs>
              <w:tab w:val="right" w:pos="9064"/>
            </w:tabs>
            <w:rPr>
              <w:rFonts w:asciiTheme="minorHAnsi" w:eastAsiaTheme="minorEastAsia" w:hAnsiTheme="minorHAnsi" w:cstheme="minorBidi"/>
              <w:noProof/>
              <w:kern w:val="2"/>
              <w:sz w:val="24"/>
              <w:szCs w:val="24"/>
              <w:lang w:val="en-US"/>
              <w14:ligatures w14:val="standardContextual"/>
            </w:rPr>
          </w:pPr>
          <w:hyperlink w:anchor="_Toc234609310" w:history="1">
            <w:r w:rsidRPr="0051431B">
              <w:rPr>
                <w:rStyle w:val="Hyperlink"/>
                <w:noProof/>
              </w:rPr>
              <w:t>3.3.1 Questionaire</w:t>
            </w:r>
            <w:r>
              <w:rPr>
                <w:noProof/>
                <w:webHidden/>
              </w:rPr>
              <w:tab/>
            </w:r>
            <w:r>
              <w:rPr>
                <w:noProof/>
                <w:webHidden/>
              </w:rPr>
              <w:fldChar w:fldCharType="begin"/>
            </w:r>
            <w:r>
              <w:rPr>
                <w:noProof/>
                <w:webHidden/>
              </w:rPr>
              <w:instrText xml:space="preserve"> PAGEREF _Toc234609310 \h </w:instrText>
            </w:r>
            <w:r>
              <w:rPr>
                <w:noProof/>
                <w:webHidden/>
              </w:rPr>
            </w:r>
            <w:r>
              <w:rPr>
                <w:noProof/>
                <w:webHidden/>
              </w:rPr>
              <w:fldChar w:fldCharType="separate"/>
            </w:r>
            <w:r>
              <w:rPr>
                <w:noProof/>
                <w:webHidden/>
              </w:rPr>
              <w:t>27</w:t>
            </w:r>
            <w:r>
              <w:rPr>
                <w:noProof/>
                <w:webHidden/>
              </w:rPr>
              <w:fldChar w:fldCharType="end"/>
            </w:r>
          </w:hyperlink>
        </w:p>
        <w:p w14:paraId="19D97141" w14:textId="1B628A5D" w:rsidR="004D0964" w:rsidRDefault="004D0964">
          <w:pPr>
            <w:pStyle w:val="TOC3"/>
            <w:tabs>
              <w:tab w:val="right" w:pos="9064"/>
            </w:tabs>
            <w:rPr>
              <w:rFonts w:asciiTheme="minorHAnsi" w:eastAsiaTheme="minorEastAsia" w:hAnsiTheme="minorHAnsi" w:cstheme="minorBidi"/>
              <w:noProof/>
              <w:kern w:val="2"/>
              <w:sz w:val="24"/>
              <w:szCs w:val="24"/>
              <w:lang w:val="en-US"/>
              <w14:ligatures w14:val="standardContextual"/>
            </w:rPr>
          </w:pPr>
          <w:hyperlink w:anchor="_Toc234609311" w:history="1">
            <w:r w:rsidRPr="0051431B">
              <w:rPr>
                <w:rStyle w:val="Hyperlink"/>
                <w:noProof/>
              </w:rPr>
              <w:t>3.3.2 Interview sample</w:t>
            </w:r>
            <w:r>
              <w:rPr>
                <w:noProof/>
                <w:webHidden/>
              </w:rPr>
              <w:tab/>
            </w:r>
            <w:r>
              <w:rPr>
                <w:noProof/>
                <w:webHidden/>
              </w:rPr>
              <w:fldChar w:fldCharType="begin"/>
            </w:r>
            <w:r>
              <w:rPr>
                <w:noProof/>
                <w:webHidden/>
              </w:rPr>
              <w:instrText xml:space="preserve"> PAGEREF _Toc234609311 \h </w:instrText>
            </w:r>
            <w:r>
              <w:rPr>
                <w:noProof/>
                <w:webHidden/>
              </w:rPr>
            </w:r>
            <w:r>
              <w:rPr>
                <w:noProof/>
                <w:webHidden/>
              </w:rPr>
              <w:fldChar w:fldCharType="separate"/>
            </w:r>
            <w:r>
              <w:rPr>
                <w:noProof/>
                <w:webHidden/>
              </w:rPr>
              <w:t>28</w:t>
            </w:r>
            <w:r>
              <w:rPr>
                <w:noProof/>
                <w:webHidden/>
              </w:rPr>
              <w:fldChar w:fldCharType="end"/>
            </w:r>
          </w:hyperlink>
        </w:p>
        <w:p w14:paraId="45DA7EEA" w14:textId="1F0E0351" w:rsidR="004D0964" w:rsidRDefault="004D0964">
          <w:pPr>
            <w:pStyle w:val="TOC2"/>
            <w:tabs>
              <w:tab w:val="right" w:pos="9064"/>
            </w:tabs>
            <w:rPr>
              <w:rFonts w:asciiTheme="minorHAnsi" w:eastAsiaTheme="minorEastAsia" w:hAnsiTheme="minorHAnsi" w:cstheme="minorBidi"/>
              <w:noProof/>
              <w:kern w:val="2"/>
              <w:sz w:val="24"/>
              <w:szCs w:val="24"/>
              <w:lang w:val="en-US"/>
              <w14:ligatures w14:val="standardContextual"/>
            </w:rPr>
          </w:pPr>
          <w:hyperlink w:anchor="_Toc234609312" w:history="1">
            <w:r w:rsidRPr="0051431B">
              <w:rPr>
                <w:rStyle w:val="Hyperlink"/>
                <w:noProof/>
              </w:rPr>
              <w:t>3.4 Research Instruments</w:t>
            </w:r>
            <w:r>
              <w:rPr>
                <w:noProof/>
                <w:webHidden/>
              </w:rPr>
              <w:tab/>
            </w:r>
            <w:r>
              <w:rPr>
                <w:noProof/>
                <w:webHidden/>
              </w:rPr>
              <w:fldChar w:fldCharType="begin"/>
            </w:r>
            <w:r>
              <w:rPr>
                <w:noProof/>
                <w:webHidden/>
              </w:rPr>
              <w:instrText xml:space="preserve"> PAGEREF _Toc234609312 \h </w:instrText>
            </w:r>
            <w:r>
              <w:rPr>
                <w:noProof/>
                <w:webHidden/>
              </w:rPr>
            </w:r>
            <w:r>
              <w:rPr>
                <w:noProof/>
                <w:webHidden/>
              </w:rPr>
              <w:fldChar w:fldCharType="separate"/>
            </w:r>
            <w:r>
              <w:rPr>
                <w:noProof/>
                <w:webHidden/>
              </w:rPr>
              <w:t>28</w:t>
            </w:r>
            <w:r>
              <w:rPr>
                <w:noProof/>
                <w:webHidden/>
              </w:rPr>
              <w:fldChar w:fldCharType="end"/>
            </w:r>
          </w:hyperlink>
        </w:p>
        <w:p w14:paraId="6A43A89A" w14:textId="19CBED1E" w:rsidR="004D0964" w:rsidRDefault="004D0964">
          <w:pPr>
            <w:pStyle w:val="TOC3"/>
            <w:tabs>
              <w:tab w:val="right" w:pos="9064"/>
            </w:tabs>
            <w:rPr>
              <w:rFonts w:asciiTheme="minorHAnsi" w:eastAsiaTheme="minorEastAsia" w:hAnsiTheme="minorHAnsi" w:cstheme="minorBidi"/>
              <w:noProof/>
              <w:kern w:val="2"/>
              <w:sz w:val="24"/>
              <w:szCs w:val="24"/>
              <w:lang w:val="en-US"/>
              <w14:ligatures w14:val="standardContextual"/>
            </w:rPr>
          </w:pPr>
          <w:hyperlink w:anchor="_Toc234609313" w:history="1">
            <w:r w:rsidRPr="0051431B">
              <w:rPr>
                <w:rStyle w:val="Hyperlink"/>
                <w:noProof/>
              </w:rPr>
              <w:t>3.4.1 Questionnaire</w:t>
            </w:r>
            <w:r>
              <w:rPr>
                <w:noProof/>
                <w:webHidden/>
              </w:rPr>
              <w:tab/>
            </w:r>
            <w:r>
              <w:rPr>
                <w:noProof/>
                <w:webHidden/>
              </w:rPr>
              <w:fldChar w:fldCharType="begin"/>
            </w:r>
            <w:r>
              <w:rPr>
                <w:noProof/>
                <w:webHidden/>
              </w:rPr>
              <w:instrText xml:space="preserve"> PAGEREF _Toc234609313 \h </w:instrText>
            </w:r>
            <w:r>
              <w:rPr>
                <w:noProof/>
                <w:webHidden/>
              </w:rPr>
            </w:r>
            <w:r>
              <w:rPr>
                <w:noProof/>
                <w:webHidden/>
              </w:rPr>
              <w:fldChar w:fldCharType="separate"/>
            </w:r>
            <w:r>
              <w:rPr>
                <w:noProof/>
                <w:webHidden/>
              </w:rPr>
              <w:t>28</w:t>
            </w:r>
            <w:r>
              <w:rPr>
                <w:noProof/>
                <w:webHidden/>
              </w:rPr>
              <w:fldChar w:fldCharType="end"/>
            </w:r>
          </w:hyperlink>
        </w:p>
        <w:p w14:paraId="40A814BB" w14:textId="242C41E3" w:rsidR="004D0964" w:rsidRDefault="004D0964">
          <w:pPr>
            <w:pStyle w:val="TOC3"/>
            <w:tabs>
              <w:tab w:val="right" w:pos="9064"/>
            </w:tabs>
            <w:rPr>
              <w:rFonts w:asciiTheme="minorHAnsi" w:eastAsiaTheme="minorEastAsia" w:hAnsiTheme="minorHAnsi" w:cstheme="minorBidi"/>
              <w:noProof/>
              <w:kern w:val="2"/>
              <w:sz w:val="24"/>
              <w:szCs w:val="24"/>
              <w:lang w:val="en-US"/>
              <w14:ligatures w14:val="standardContextual"/>
            </w:rPr>
          </w:pPr>
          <w:hyperlink w:anchor="_Toc234609314" w:history="1">
            <w:r w:rsidRPr="0051431B">
              <w:rPr>
                <w:rStyle w:val="Hyperlink"/>
                <w:noProof/>
              </w:rPr>
              <w:t>3.4.2 Semi-Structured Interview Instructions</w:t>
            </w:r>
            <w:r>
              <w:rPr>
                <w:noProof/>
                <w:webHidden/>
              </w:rPr>
              <w:tab/>
            </w:r>
            <w:r>
              <w:rPr>
                <w:noProof/>
                <w:webHidden/>
              </w:rPr>
              <w:fldChar w:fldCharType="begin"/>
            </w:r>
            <w:r>
              <w:rPr>
                <w:noProof/>
                <w:webHidden/>
              </w:rPr>
              <w:instrText xml:space="preserve"> PAGEREF _Toc234609314 \h </w:instrText>
            </w:r>
            <w:r>
              <w:rPr>
                <w:noProof/>
                <w:webHidden/>
              </w:rPr>
            </w:r>
            <w:r>
              <w:rPr>
                <w:noProof/>
                <w:webHidden/>
              </w:rPr>
              <w:fldChar w:fldCharType="separate"/>
            </w:r>
            <w:r>
              <w:rPr>
                <w:noProof/>
                <w:webHidden/>
              </w:rPr>
              <w:t>31</w:t>
            </w:r>
            <w:r>
              <w:rPr>
                <w:noProof/>
                <w:webHidden/>
              </w:rPr>
              <w:fldChar w:fldCharType="end"/>
            </w:r>
          </w:hyperlink>
        </w:p>
        <w:p w14:paraId="0B301C49" w14:textId="004E0257" w:rsidR="004D0964" w:rsidRDefault="004D0964">
          <w:pPr>
            <w:pStyle w:val="TOC3"/>
            <w:tabs>
              <w:tab w:val="right" w:pos="9064"/>
            </w:tabs>
            <w:rPr>
              <w:rFonts w:asciiTheme="minorHAnsi" w:eastAsiaTheme="minorEastAsia" w:hAnsiTheme="minorHAnsi" w:cstheme="minorBidi"/>
              <w:noProof/>
              <w:kern w:val="2"/>
              <w:sz w:val="24"/>
              <w:szCs w:val="24"/>
              <w:lang w:val="en-US"/>
              <w14:ligatures w14:val="standardContextual"/>
            </w:rPr>
          </w:pPr>
          <w:hyperlink w:anchor="_Toc234609315" w:history="1">
            <w:r w:rsidRPr="0051431B">
              <w:rPr>
                <w:rStyle w:val="Hyperlink"/>
                <w:noProof/>
                <w:highlight w:val="white"/>
              </w:rPr>
              <w:t>3.4.3 Document Analysis</w:t>
            </w:r>
            <w:r>
              <w:rPr>
                <w:noProof/>
                <w:webHidden/>
              </w:rPr>
              <w:tab/>
            </w:r>
            <w:r>
              <w:rPr>
                <w:noProof/>
                <w:webHidden/>
              </w:rPr>
              <w:fldChar w:fldCharType="begin"/>
            </w:r>
            <w:r>
              <w:rPr>
                <w:noProof/>
                <w:webHidden/>
              </w:rPr>
              <w:instrText xml:space="preserve"> PAGEREF _Toc234609315 \h </w:instrText>
            </w:r>
            <w:r>
              <w:rPr>
                <w:noProof/>
                <w:webHidden/>
              </w:rPr>
            </w:r>
            <w:r>
              <w:rPr>
                <w:noProof/>
                <w:webHidden/>
              </w:rPr>
              <w:fldChar w:fldCharType="separate"/>
            </w:r>
            <w:r>
              <w:rPr>
                <w:noProof/>
                <w:webHidden/>
              </w:rPr>
              <w:t>32</w:t>
            </w:r>
            <w:r>
              <w:rPr>
                <w:noProof/>
                <w:webHidden/>
              </w:rPr>
              <w:fldChar w:fldCharType="end"/>
            </w:r>
          </w:hyperlink>
        </w:p>
        <w:p w14:paraId="4FB9C189" w14:textId="1A6498F5" w:rsidR="004D0964" w:rsidRDefault="004D0964">
          <w:pPr>
            <w:pStyle w:val="TOC2"/>
            <w:tabs>
              <w:tab w:val="right" w:pos="9064"/>
            </w:tabs>
            <w:rPr>
              <w:rFonts w:asciiTheme="minorHAnsi" w:eastAsiaTheme="minorEastAsia" w:hAnsiTheme="minorHAnsi" w:cstheme="minorBidi"/>
              <w:noProof/>
              <w:kern w:val="2"/>
              <w:sz w:val="24"/>
              <w:szCs w:val="24"/>
              <w:lang w:val="en-US"/>
              <w14:ligatures w14:val="standardContextual"/>
            </w:rPr>
          </w:pPr>
          <w:hyperlink w:anchor="_Toc234609316" w:history="1">
            <w:r w:rsidRPr="0051431B">
              <w:rPr>
                <w:rStyle w:val="Hyperlink"/>
                <w:noProof/>
              </w:rPr>
              <w:t>3.5 Data Collection Procedures</w:t>
            </w:r>
            <w:r>
              <w:rPr>
                <w:noProof/>
                <w:webHidden/>
              </w:rPr>
              <w:tab/>
            </w:r>
            <w:r>
              <w:rPr>
                <w:noProof/>
                <w:webHidden/>
              </w:rPr>
              <w:fldChar w:fldCharType="begin"/>
            </w:r>
            <w:r>
              <w:rPr>
                <w:noProof/>
                <w:webHidden/>
              </w:rPr>
              <w:instrText xml:space="preserve"> PAGEREF _Toc234609316 \h </w:instrText>
            </w:r>
            <w:r>
              <w:rPr>
                <w:noProof/>
                <w:webHidden/>
              </w:rPr>
            </w:r>
            <w:r>
              <w:rPr>
                <w:noProof/>
                <w:webHidden/>
              </w:rPr>
              <w:fldChar w:fldCharType="separate"/>
            </w:r>
            <w:r>
              <w:rPr>
                <w:noProof/>
                <w:webHidden/>
              </w:rPr>
              <w:t>33</w:t>
            </w:r>
            <w:r>
              <w:rPr>
                <w:noProof/>
                <w:webHidden/>
              </w:rPr>
              <w:fldChar w:fldCharType="end"/>
            </w:r>
          </w:hyperlink>
        </w:p>
        <w:p w14:paraId="24427445" w14:textId="38C845EC" w:rsidR="004D0964" w:rsidRDefault="004D0964">
          <w:pPr>
            <w:pStyle w:val="TOC2"/>
            <w:tabs>
              <w:tab w:val="right" w:pos="9064"/>
            </w:tabs>
            <w:rPr>
              <w:rFonts w:asciiTheme="minorHAnsi" w:eastAsiaTheme="minorEastAsia" w:hAnsiTheme="minorHAnsi" w:cstheme="minorBidi"/>
              <w:noProof/>
              <w:kern w:val="2"/>
              <w:sz w:val="24"/>
              <w:szCs w:val="24"/>
              <w:lang w:val="en-US"/>
              <w14:ligatures w14:val="standardContextual"/>
            </w:rPr>
          </w:pPr>
          <w:hyperlink w:anchor="_Toc234609317" w:history="1">
            <w:r w:rsidRPr="0051431B">
              <w:rPr>
                <w:rStyle w:val="Hyperlink"/>
                <w:noProof/>
              </w:rPr>
              <w:t>3.6. Data Analysis</w:t>
            </w:r>
            <w:r>
              <w:rPr>
                <w:noProof/>
                <w:webHidden/>
              </w:rPr>
              <w:tab/>
            </w:r>
            <w:r>
              <w:rPr>
                <w:noProof/>
                <w:webHidden/>
              </w:rPr>
              <w:fldChar w:fldCharType="begin"/>
            </w:r>
            <w:r>
              <w:rPr>
                <w:noProof/>
                <w:webHidden/>
              </w:rPr>
              <w:instrText xml:space="preserve"> PAGEREF _Toc234609317 \h </w:instrText>
            </w:r>
            <w:r>
              <w:rPr>
                <w:noProof/>
                <w:webHidden/>
              </w:rPr>
            </w:r>
            <w:r>
              <w:rPr>
                <w:noProof/>
                <w:webHidden/>
              </w:rPr>
              <w:fldChar w:fldCharType="separate"/>
            </w:r>
            <w:r>
              <w:rPr>
                <w:noProof/>
                <w:webHidden/>
              </w:rPr>
              <w:t>36</w:t>
            </w:r>
            <w:r>
              <w:rPr>
                <w:noProof/>
                <w:webHidden/>
              </w:rPr>
              <w:fldChar w:fldCharType="end"/>
            </w:r>
          </w:hyperlink>
        </w:p>
        <w:p w14:paraId="24734A31" w14:textId="0F17000B" w:rsidR="004D0964" w:rsidRDefault="004D0964">
          <w:pPr>
            <w:pStyle w:val="TOC3"/>
            <w:tabs>
              <w:tab w:val="right" w:pos="9064"/>
            </w:tabs>
            <w:rPr>
              <w:rFonts w:asciiTheme="minorHAnsi" w:eastAsiaTheme="minorEastAsia" w:hAnsiTheme="minorHAnsi" w:cstheme="minorBidi"/>
              <w:noProof/>
              <w:kern w:val="2"/>
              <w:sz w:val="24"/>
              <w:szCs w:val="24"/>
              <w:lang w:val="en-US"/>
              <w14:ligatures w14:val="standardContextual"/>
            </w:rPr>
          </w:pPr>
          <w:hyperlink w:anchor="_Toc234609318" w:history="1">
            <w:r w:rsidRPr="0051431B">
              <w:rPr>
                <w:rStyle w:val="Hyperlink"/>
                <w:noProof/>
                <w:highlight w:val="white"/>
              </w:rPr>
              <w:t>3.6.1. Quantitative Analysis</w:t>
            </w:r>
            <w:r>
              <w:rPr>
                <w:noProof/>
                <w:webHidden/>
              </w:rPr>
              <w:tab/>
            </w:r>
            <w:r>
              <w:rPr>
                <w:noProof/>
                <w:webHidden/>
              </w:rPr>
              <w:fldChar w:fldCharType="begin"/>
            </w:r>
            <w:r>
              <w:rPr>
                <w:noProof/>
                <w:webHidden/>
              </w:rPr>
              <w:instrText xml:space="preserve"> PAGEREF _Toc234609318 \h </w:instrText>
            </w:r>
            <w:r>
              <w:rPr>
                <w:noProof/>
                <w:webHidden/>
              </w:rPr>
            </w:r>
            <w:r>
              <w:rPr>
                <w:noProof/>
                <w:webHidden/>
              </w:rPr>
              <w:fldChar w:fldCharType="separate"/>
            </w:r>
            <w:r>
              <w:rPr>
                <w:noProof/>
                <w:webHidden/>
              </w:rPr>
              <w:t>36</w:t>
            </w:r>
            <w:r>
              <w:rPr>
                <w:noProof/>
                <w:webHidden/>
              </w:rPr>
              <w:fldChar w:fldCharType="end"/>
            </w:r>
          </w:hyperlink>
        </w:p>
        <w:p w14:paraId="75F20C72" w14:textId="655DBFD5" w:rsidR="004D0964" w:rsidRDefault="004D0964">
          <w:pPr>
            <w:pStyle w:val="TOC3"/>
            <w:tabs>
              <w:tab w:val="right" w:pos="9064"/>
            </w:tabs>
            <w:rPr>
              <w:rFonts w:asciiTheme="minorHAnsi" w:eastAsiaTheme="minorEastAsia" w:hAnsiTheme="minorHAnsi" w:cstheme="minorBidi"/>
              <w:noProof/>
              <w:kern w:val="2"/>
              <w:sz w:val="24"/>
              <w:szCs w:val="24"/>
              <w:lang w:val="en-US"/>
              <w14:ligatures w14:val="standardContextual"/>
            </w:rPr>
          </w:pPr>
          <w:hyperlink w:anchor="_Toc234609319" w:history="1">
            <w:r w:rsidRPr="0051431B">
              <w:rPr>
                <w:rStyle w:val="Hyperlink"/>
                <w:noProof/>
                <w:highlight w:val="white"/>
              </w:rPr>
              <w:t>3.6.2. Qualitative Analysis</w:t>
            </w:r>
            <w:r>
              <w:rPr>
                <w:noProof/>
                <w:webHidden/>
              </w:rPr>
              <w:tab/>
            </w:r>
            <w:r>
              <w:rPr>
                <w:noProof/>
                <w:webHidden/>
              </w:rPr>
              <w:fldChar w:fldCharType="begin"/>
            </w:r>
            <w:r>
              <w:rPr>
                <w:noProof/>
                <w:webHidden/>
              </w:rPr>
              <w:instrText xml:space="preserve"> PAGEREF _Toc234609319 \h </w:instrText>
            </w:r>
            <w:r>
              <w:rPr>
                <w:noProof/>
                <w:webHidden/>
              </w:rPr>
            </w:r>
            <w:r>
              <w:rPr>
                <w:noProof/>
                <w:webHidden/>
              </w:rPr>
              <w:fldChar w:fldCharType="separate"/>
            </w:r>
            <w:r>
              <w:rPr>
                <w:noProof/>
                <w:webHidden/>
              </w:rPr>
              <w:t>37</w:t>
            </w:r>
            <w:r>
              <w:rPr>
                <w:noProof/>
                <w:webHidden/>
              </w:rPr>
              <w:fldChar w:fldCharType="end"/>
            </w:r>
          </w:hyperlink>
        </w:p>
        <w:p w14:paraId="61D458AA" w14:textId="7122DF23" w:rsidR="004D0964" w:rsidRDefault="004D0964">
          <w:pPr>
            <w:pStyle w:val="TOC3"/>
            <w:tabs>
              <w:tab w:val="right" w:pos="9064"/>
            </w:tabs>
            <w:rPr>
              <w:rFonts w:asciiTheme="minorHAnsi" w:eastAsiaTheme="minorEastAsia" w:hAnsiTheme="minorHAnsi" w:cstheme="minorBidi"/>
              <w:noProof/>
              <w:kern w:val="2"/>
              <w:sz w:val="24"/>
              <w:szCs w:val="24"/>
              <w:lang w:val="en-US"/>
              <w14:ligatures w14:val="standardContextual"/>
            </w:rPr>
          </w:pPr>
          <w:hyperlink w:anchor="_Toc234609320" w:history="1">
            <w:r w:rsidRPr="0051431B">
              <w:rPr>
                <w:rStyle w:val="Hyperlink"/>
                <w:noProof/>
                <w:highlight w:val="white"/>
              </w:rPr>
              <w:t>3.6.3. Integration of Findings</w:t>
            </w:r>
            <w:r>
              <w:rPr>
                <w:noProof/>
                <w:webHidden/>
              </w:rPr>
              <w:tab/>
            </w:r>
            <w:r>
              <w:rPr>
                <w:noProof/>
                <w:webHidden/>
              </w:rPr>
              <w:fldChar w:fldCharType="begin"/>
            </w:r>
            <w:r>
              <w:rPr>
                <w:noProof/>
                <w:webHidden/>
              </w:rPr>
              <w:instrText xml:space="preserve"> PAGEREF _Toc234609320 \h </w:instrText>
            </w:r>
            <w:r>
              <w:rPr>
                <w:noProof/>
                <w:webHidden/>
              </w:rPr>
            </w:r>
            <w:r>
              <w:rPr>
                <w:noProof/>
                <w:webHidden/>
              </w:rPr>
              <w:fldChar w:fldCharType="separate"/>
            </w:r>
            <w:r>
              <w:rPr>
                <w:noProof/>
                <w:webHidden/>
              </w:rPr>
              <w:t>37</w:t>
            </w:r>
            <w:r>
              <w:rPr>
                <w:noProof/>
                <w:webHidden/>
              </w:rPr>
              <w:fldChar w:fldCharType="end"/>
            </w:r>
          </w:hyperlink>
        </w:p>
        <w:p w14:paraId="2A5A574A" w14:textId="15CFD6BF" w:rsidR="004D0964" w:rsidRDefault="004D0964">
          <w:pPr>
            <w:pStyle w:val="TOC2"/>
            <w:tabs>
              <w:tab w:val="right" w:pos="9064"/>
            </w:tabs>
            <w:rPr>
              <w:rFonts w:asciiTheme="minorHAnsi" w:eastAsiaTheme="minorEastAsia" w:hAnsiTheme="minorHAnsi" w:cstheme="minorBidi"/>
              <w:noProof/>
              <w:kern w:val="2"/>
              <w:sz w:val="24"/>
              <w:szCs w:val="24"/>
              <w:lang w:val="en-US"/>
              <w14:ligatures w14:val="standardContextual"/>
            </w:rPr>
          </w:pPr>
          <w:hyperlink w:anchor="_Toc234609321" w:history="1">
            <w:r w:rsidRPr="0051431B">
              <w:rPr>
                <w:rStyle w:val="Hyperlink"/>
                <w:noProof/>
              </w:rPr>
              <w:t>3.7. Validity and Reliability</w:t>
            </w:r>
            <w:r>
              <w:rPr>
                <w:noProof/>
                <w:webHidden/>
              </w:rPr>
              <w:tab/>
            </w:r>
            <w:r>
              <w:rPr>
                <w:noProof/>
                <w:webHidden/>
              </w:rPr>
              <w:fldChar w:fldCharType="begin"/>
            </w:r>
            <w:r>
              <w:rPr>
                <w:noProof/>
                <w:webHidden/>
              </w:rPr>
              <w:instrText xml:space="preserve"> PAGEREF _Toc234609321 \h </w:instrText>
            </w:r>
            <w:r>
              <w:rPr>
                <w:noProof/>
                <w:webHidden/>
              </w:rPr>
            </w:r>
            <w:r>
              <w:rPr>
                <w:noProof/>
                <w:webHidden/>
              </w:rPr>
              <w:fldChar w:fldCharType="separate"/>
            </w:r>
            <w:r>
              <w:rPr>
                <w:noProof/>
                <w:webHidden/>
              </w:rPr>
              <w:t>37</w:t>
            </w:r>
            <w:r>
              <w:rPr>
                <w:noProof/>
                <w:webHidden/>
              </w:rPr>
              <w:fldChar w:fldCharType="end"/>
            </w:r>
          </w:hyperlink>
        </w:p>
        <w:p w14:paraId="66D36A14" w14:textId="59C2BAD7" w:rsidR="004D0964" w:rsidRDefault="004D0964">
          <w:pPr>
            <w:pStyle w:val="TOC2"/>
            <w:tabs>
              <w:tab w:val="right" w:pos="9064"/>
            </w:tabs>
            <w:rPr>
              <w:rFonts w:asciiTheme="minorHAnsi" w:eastAsiaTheme="minorEastAsia" w:hAnsiTheme="minorHAnsi" w:cstheme="minorBidi"/>
              <w:noProof/>
              <w:kern w:val="2"/>
              <w:sz w:val="24"/>
              <w:szCs w:val="24"/>
              <w:lang w:val="en-US"/>
              <w14:ligatures w14:val="standardContextual"/>
            </w:rPr>
          </w:pPr>
          <w:hyperlink w:anchor="_Toc234609322" w:history="1">
            <w:r w:rsidRPr="0051431B">
              <w:rPr>
                <w:rStyle w:val="Hyperlink"/>
                <w:noProof/>
              </w:rPr>
              <w:t>3.8. Ethical Considerations</w:t>
            </w:r>
            <w:r>
              <w:rPr>
                <w:noProof/>
                <w:webHidden/>
              </w:rPr>
              <w:tab/>
            </w:r>
            <w:r>
              <w:rPr>
                <w:noProof/>
                <w:webHidden/>
              </w:rPr>
              <w:fldChar w:fldCharType="begin"/>
            </w:r>
            <w:r>
              <w:rPr>
                <w:noProof/>
                <w:webHidden/>
              </w:rPr>
              <w:instrText xml:space="preserve"> PAGEREF _Toc234609322 \h </w:instrText>
            </w:r>
            <w:r>
              <w:rPr>
                <w:noProof/>
                <w:webHidden/>
              </w:rPr>
            </w:r>
            <w:r>
              <w:rPr>
                <w:noProof/>
                <w:webHidden/>
              </w:rPr>
              <w:fldChar w:fldCharType="separate"/>
            </w:r>
            <w:r>
              <w:rPr>
                <w:noProof/>
                <w:webHidden/>
              </w:rPr>
              <w:t>39</w:t>
            </w:r>
            <w:r>
              <w:rPr>
                <w:noProof/>
                <w:webHidden/>
              </w:rPr>
              <w:fldChar w:fldCharType="end"/>
            </w:r>
          </w:hyperlink>
        </w:p>
        <w:p w14:paraId="579963F2" w14:textId="2F35221D" w:rsidR="004D0964" w:rsidRDefault="004D0964">
          <w:pPr>
            <w:pStyle w:val="TOC1"/>
            <w:tabs>
              <w:tab w:val="right" w:pos="9064"/>
            </w:tabs>
            <w:rPr>
              <w:rFonts w:asciiTheme="minorHAnsi" w:eastAsiaTheme="minorEastAsia" w:hAnsiTheme="minorHAnsi" w:cstheme="minorBidi"/>
              <w:noProof/>
              <w:kern w:val="2"/>
              <w:sz w:val="24"/>
              <w:szCs w:val="24"/>
              <w:lang w:val="en-US"/>
              <w14:ligatures w14:val="standardContextual"/>
            </w:rPr>
          </w:pPr>
          <w:hyperlink w:anchor="_Toc234609323" w:history="1">
            <w:r w:rsidRPr="0051431B">
              <w:rPr>
                <w:rStyle w:val="Hyperlink"/>
                <w:noProof/>
              </w:rPr>
              <w:t>References</w:t>
            </w:r>
            <w:r>
              <w:rPr>
                <w:noProof/>
                <w:webHidden/>
              </w:rPr>
              <w:tab/>
            </w:r>
            <w:r>
              <w:rPr>
                <w:noProof/>
                <w:webHidden/>
              </w:rPr>
              <w:fldChar w:fldCharType="begin"/>
            </w:r>
            <w:r>
              <w:rPr>
                <w:noProof/>
                <w:webHidden/>
              </w:rPr>
              <w:instrText xml:space="preserve"> PAGEREF _Toc234609323 \h </w:instrText>
            </w:r>
            <w:r>
              <w:rPr>
                <w:noProof/>
                <w:webHidden/>
              </w:rPr>
            </w:r>
            <w:r>
              <w:rPr>
                <w:noProof/>
                <w:webHidden/>
              </w:rPr>
              <w:fldChar w:fldCharType="separate"/>
            </w:r>
            <w:r>
              <w:rPr>
                <w:noProof/>
                <w:webHidden/>
              </w:rPr>
              <w:t>41</w:t>
            </w:r>
            <w:r>
              <w:rPr>
                <w:noProof/>
                <w:webHidden/>
              </w:rPr>
              <w:fldChar w:fldCharType="end"/>
            </w:r>
          </w:hyperlink>
        </w:p>
        <w:p w14:paraId="53C1DDF8" w14:textId="329C1D39" w:rsidR="00A51775" w:rsidRPr="000C6109" w:rsidRDefault="00000000" w:rsidP="009775FB">
          <w:pPr>
            <w:widowControl w:val="0"/>
            <w:tabs>
              <w:tab w:val="right" w:pos="12000"/>
            </w:tabs>
            <w:spacing w:before="60" w:after="0"/>
            <w:jc w:val="left"/>
            <w:rPr>
              <w:b/>
              <w:bCs/>
              <w:color w:val="000000" w:themeColor="text1"/>
            </w:rPr>
          </w:pPr>
          <w:r w:rsidRPr="000C6109">
            <w:rPr>
              <w:color w:val="000000" w:themeColor="text1"/>
            </w:rPr>
            <w:fldChar w:fldCharType="end"/>
          </w:r>
        </w:p>
      </w:sdtContent>
    </w:sdt>
    <w:p w14:paraId="4F6D5A7F" w14:textId="77777777" w:rsidR="00A51775" w:rsidRPr="000C6109" w:rsidRDefault="00000000" w:rsidP="009775FB">
      <w:pPr>
        <w:pStyle w:val="Heading1"/>
        <w:spacing w:before="0" w:after="80"/>
        <w:jc w:val="left"/>
        <w:rPr>
          <w:color w:val="000000" w:themeColor="text1"/>
          <w:sz w:val="32"/>
          <w:szCs w:val="32"/>
          <w:highlight w:val="white"/>
        </w:rPr>
      </w:pPr>
      <w:bookmarkStart w:id="2" w:name="_kxin6y52ealu" w:colFirst="0" w:colLast="0"/>
      <w:bookmarkEnd w:id="2"/>
      <w:r w:rsidRPr="000C6109">
        <w:rPr>
          <w:color w:val="000000" w:themeColor="text1"/>
        </w:rPr>
        <w:br w:type="page"/>
      </w:r>
    </w:p>
    <w:p w14:paraId="31358717" w14:textId="77777777" w:rsidR="00A51775" w:rsidRPr="000C6109" w:rsidRDefault="00000000" w:rsidP="009775FB">
      <w:pPr>
        <w:pStyle w:val="Heading1"/>
        <w:spacing w:before="0" w:after="80"/>
        <w:jc w:val="center"/>
        <w:rPr>
          <w:color w:val="000000" w:themeColor="text1"/>
          <w:sz w:val="32"/>
          <w:szCs w:val="32"/>
          <w:highlight w:val="white"/>
        </w:rPr>
      </w:pPr>
      <w:bookmarkStart w:id="3" w:name="_Toc234609275"/>
      <w:r w:rsidRPr="000C6109">
        <w:rPr>
          <w:color w:val="000000" w:themeColor="text1"/>
          <w:sz w:val="32"/>
          <w:szCs w:val="32"/>
          <w:highlight w:val="white"/>
        </w:rPr>
        <w:t>CHAPTER 1</w:t>
      </w:r>
      <w:bookmarkEnd w:id="3"/>
    </w:p>
    <w:p w14:paraId="6D8C45BC" w14:textId="77777777" w:rsidR="00A51775" w:rsidRPr="000C6109" w:rsidRDefault="00000000" w:rsidP="009775FB">
      <w:pPr>
        <w:pStyle w:val="Heading1"/>
        <w:spacing w:before="0" w:after="80"/>
        <w:jc w:val="center"/>
        <w:rPr>
          <w:color w:val="000000" w:themeColor="text1"/>
          <w:sz w:val="32"/>
          <w:szCs w:val="32"/>
          <w:highlight w:val="white"/>
        </w:rPr>
      </w:pPr>
      <w:bookmarkStart w:id="4" w:name="_Toc234609276"/>
      <w:r w:rsidRPr="000C6109">
        <w:rPr>
          <w:color w:val="000000" w:themeColor="text1"/>
          <w:sz w:val="32"/>
          <w:szCs w:val="32"/>
          <w:highlight w:val="white"/>
        </w:rPr>
        <w:t>INTRODUCTION</w:t>
      </w:r>
      <w:bookmarkEnd w:id="4"/>
    </w:p>
    <w:p w14:paraId="395C28F8" w14:textId="77777777" w:rsidR="00A51775" w:rsidRPr="000C6109" w:rsidRDefault="00000000" w:rsidP="009775FB">
      <w:pPr>
        <w:pStyle w:val="Heading2"/>
        <w:keepNext w:val="0"/>
        <w:keepLines w:val="0"/>
        <w:spacing w:before="120" w:after="120"/>
        <w:rPr>
          <w:color w:val="000000" w:themeColor="text1"/>
        </w:rPr>
      </w:pPr>
      <w:bookmarkStart w:id="5" w:name="_Toc234609277"/>
      <w:r w:rsidRPr="000C6109">
        <w:rPr>
          <w:color w:val="000000" w:themeColor="text1"/>
        </w:rPr>
        <w:t>1.1. Background &amp; Statement of the Problem​</w:t>
      </w:r>
      <w:bookmarkEnd w:id="5"/>
    </w:p>
    <w:p w14:paraId="1F9C8CAF" w14:textId="77777777" w:rsidR="00A51775" w:rsidRPr="000C6109" w:rsidRDefault="00000000" w:rsidP="009775FB">
      <w:pPr>
        <w:spacing w:before="120" w:after="120"/>
        <w:ind w:firstLine="720"/>
        <w:rPr>
          <w:color w:val="000000" w:themeColor="text1"/>
          <w:highlight w:val="white"/>
        </w:rPr>
      </w:pPr>
      <w:r w:rsidRPr="000C6109">
        <w:rPr>
          <w:color w:val="000000" w:themeColor="text1"/>
          <w:highlight w:val="white"/>
        </w:rPr>
        <w:t>In Vietnam, the National High School English Examination is an important exam for high school students, especially those in Grade 12. For many students, English is not only a school subject but also one of the subjects that can affect their graduation results and university admission opportunities. Because of this, the examination may influence students' motivation to learn English during their final year of high school.</w:t>
      </w:r>
    </w:p>
    <w:p w14:paraId="53CDE034" w14:textId="77777777" w:rsidR="00A51775" w:rsidRPr="000C6109" w:rsidRDefault="00000000" w:rsidP="009775FB">
      <w:pPr>
        <w:spacing w:before="120" w:after="120"/>
        <w:ind w:firstLine="720"/>
        <w:rPr>
          <w:color w:val="000000" w:themeColor="text1"/>
          <w:highlight w:val="white"/>
        </w:rPr>
      </w:pPr>
      <w:r w:rsidRPr="000C6109">
        <w:rPr>
          <w:color w:val="000000" w:themeColor="text1"/>
          <w:highlight w:val="white"/>
        </w:rPr>
        <w:t>According to Gardner (1985), motivation involves learners' effort, desire to achieve goals, and positive attitudes toward language learning. When learners are motivated, they tend to study more consistently, push through difficulties, and stay engaged for longer - all of which matter in language learning. It is no surprise, then, that researchers in language education have spent considerable effort trying to understand what shapes motivation and what gets in the way of it.</w:t>
      </w:r>
    </w:p>
    <w:p w14:paraId="1C1F016F" w14:textId="77777777" w:rsidR="00A51775" w:rsidRPr="000C6109" w:rsidRDefault="00000000" w:rsidP="009775FB">
      <w:pPr>
        <w:spacing w:before="120" w:after="120"/>
        <w:ind w:firstLine="720"/>
        <w:rPr>
          <w:color w:val="000000" w:themeColor="text1"/>
          <w:highlight w:val="white"/>
        </w:rPr>
      </w:pPr>
      <w:r w:rsidRPr="000C6109">
        <w:rPr>
          <w:color w:val="000000" w:themeColor="text1"/>
          <w:highlight w:val="white"/>
        </w:rPr>
        <w:t>Given the importance of motivation in second-and foreign-language learning, researchers have paid increasing attention to factors that may influence learners' motivation. Among these factors, high-stakes examinations are considered to have a great impact on both teaching practices and learners' approaches to learning, attitudes, and behaviors. In the field of language research, such influence is referred to as washback. Alderson and Wall (1993) define washback as the influence of testing on teaching and learning.</w:t>
      </w:r>
    </w:p>
    <w:p w14:paraId="6C86D14B" w14:textId="77777777" w:rsidR="00A51775" w:rsidRPr="000C6109" w:rsidRDefault="00000000" w:rsidP="009775FB">
      <w:pPr>
        <w:spacing w:before="120" w:after="120"/>
        <w:ind w:firstLine="720"/>
        <w:rPr>
          <w:color w:val="000000" w:themeColor="text1"/>
          <w:highlight w:val="white"/>
        </w:rPr>
      </w:pPr>
      <w:r w:rsidRPr="000C6109">
        <w:rPr>
          <w:color w:val="000000" w:themeColor="text1"/>
          <w:highlight w:val="white"/>
        </w:rPr>
        <w:t>Washback can work in two directions. Hughes (1989) noted that when exam pressure motivates teachers and students to put in more effort, the result can be genuinely beneficial. But the opposite can also happen - when students spend most of their time preparing for the test format rather than developing real language ability, the exam ends up narrowing learning rather than deepening it. Bailey (1996) highlighted that previous research also indicates that teachers and students tend to tailor their teaching and learning activities to fit the demands of important examinations; such influence can be both harmful and beneficial.</w:t>
      </w:r>
    </w:p>
    <w:p w14:paraId="0B181F83" w14:textId="77777777" w:rsidR="00A51775" w:rsidRPr="000C6109" w:rsidRDefault="00000000" w:rsidP="009775FB">
      <w:pPr>
        <w:pStyle w:val="Heading2"/>
        <w:keepNext w:val="0"/>
        <w:keepLines w:val="0"/>
        <w:rPr>
          <w:color w:val="000000" w:themeColor="text1"/>
        </w:rPr>
      </w:pPr>
      <w:bookmarkStart w:id="6" w:name="_Toc234609278"/>
      <w:r w:rsidRPr="000C6109">
        <w:rPr>
          <w:color w:val="000000" w:themeColor="text1"/>
        </w:rPr>
        <w:t>1.2. Aims and Objectives of the Study – Research Statement</w:t>
      </w:r>
      <w:bookmarkEnd w:id="6"/>
    </w:p>
    <w:p w14:paraId="377DA268" w14:textId="77777777" w:rsidR="00A51775" w:rsidRPr="000C6109" w:rsidRDefault="00000000" w:rsidP="009775FB">
      <w:pPr>
        <w:pStyle w:val="Heading3"/>
        <w:keepNext w:val="0"/>
        <w:keepLines w:val="0"/>
        <w:spacing w:before="140" w:after="140"/>
        <w:rPr>
          <w:color w:val="000000" w:themeColor="text1"/>
          <w:sz w:val="26"/>
          <w:szCs w:val="26"/>
          <w:highlight w:val="white"/>
        </w:rPr>
      </w:pPr>
      <w:bookmarkStart w:id="7" w:name="_Toc234609279"/>
      <w:r w:rsidRPr="000C6109">
        <w:rPr>
          <w:color w:val="000000" w:themeColor="text1"/>
          <w:sz w:val="26"/>
          <w:szCs w:val="26"/>
          <w:highlight w:val="white"/>
        </w:rPr>
        <w:t>Research Statement</w:t>
      </w:r>
      <w:bookmarkEnd w:id="7"/>
    </w:p>
    <w:p w14:paraId="69CC4400" w14:textId="77777777" w:rsidR="00A51775" w:rsidRPr="000C6109" w:rsidRDefault="00000000" w:rsidP="009775FB">
      <w:pPr>
        <w:spacing w:before="120" w:after="120"/>
        <w:ind w:firstLine="720"/>
        <w:rPr>
          <w:color w:val="000000" w:themeColor="text1"/>
          <w:highlight w:val="white"/>
        </w:rPr>
      </w:pPr>
      <w:r w:rsidRPr="000C6109">
        <w:rPr>
          <w:color w:val="000000" w:themeColor="text1"/>
          <w:highlight w:val="white"/>
        </w:rPr>
        <w:t>This study aims to explore the relationship between the washback effect of the National Exam and Vietnamese grade 12 students’ motivation to learn English. It will indicate whether the exam helps to increase the enjoyment and effectiveness of learning English in grade 12 students, or whether it reduces students’ interest in the language. Also, this study will state the causes of the National High School English Examination's washback effect.</w:t>
      </w:r>
    </w:p>
    <w:p w14:paraId="5C599422" w14:textId="77777777" w:rsidR="00A51775" w:rsidRPr="000C6109" w:rsidRDefault="00000000" w:rsidP="009775FB">
      <w:pPr>
        <w:pStyle w:val="Heading3"/>
        <w:keepNext w:val="0"/>
        <w:keepLines w:val="0"/>
        <w:spacing w:before="260" w:after="140"/>
        <w:rPr>
          <w:color w:val="000000" w:themeColor="text1"/>
          <w:sz w:val="26"/>
          <w:szCs w:val="26"/>
          <w:highlight w:val="white"/>
        </w:rPr>
      </w:pPr>
      <w:bookmarkStart w:id="8" w:name="_Toc234609280"/>
      <w:r w:rsidRPr="000C6109">
        <w:rPr>
          <w:color w:val="000000" w:themeColor="text1"/>
          <w:sz w:val="26"/>
          <w:szCs w:val="26"/>
          <w:highlight w:val="white"/>
        </w:rPr>
        <w:t>Objectives of the Study</w:t>
      </w:r>
      <w:bookmarkEnd w:id="8"/>
    </w:p>
    <w:p w14:paraId="7394B7E9" w14:textId="77777777" w:rsidR="00A51775" w:rsidRPr="000C6109" w:rsidRDefault="00000000" w:rsidP="009775FB">
      <w:pPr>
        <w:numPr>
          <w:ilvl w:val="0"/>
          <w:numId w:val="2"/>
        </w:numPr>
        <w:spacing w:before="360"/>
        <w:rPr>
          <w:color w:val="000000" w:themeColor="text1"/>
          <w:highlight w:val="white"/>
        </w:rPr>
      </w:pPr>
      <w:r w:rsidRPr="000C6109">
        <w:rPr>
          <w:color w:val="000000" w:themeColor="text1"/>
          <w:highlight w:val="white"/>
        </w:rPr>
        <w:t>To describe motivational changes: Show how the exam changes students’ motivation in English learning.</w:t>
      </w:r>
    </w:p>
    <w:p w14:paraId="2B606480" w14:textId="77777777" w:rsidR="00A51775" w:rsidRPr="000C6109" w:rsidRDefault="00000000" w:rsidP="009775FB">
      <w:pPr>
        <w:numPr>
          <w:ilvl w:val="0"/>
          <w:numId w:val="2"/>
        </w:numPr>
        <w:rPr>
          <w:color w:val="000000" w:themeColor="text1"/>
          <w:highlight w:val="white"/>
        </w:rPr>
      </w:pPr>
      <w:r w:rsidRPr="000C6109">
        <w:rPr>
          <w:color w:val="000000" w:themeColor="text1"/>
          <w:highlight w:val="white"/>
        </w:rPr>
        <w:t>To assess positive or negative effects: Determine whether the exam brings back positive or negative effects to the learning English process for grade 12 students, and the causes of the effects.</w:t>
      </w:r>
    </w:p>
    <w:p w14:paraId="2BFC49E9" w14:textId="77777777" w:rsidR="00A51775" w:rsidRPr="000C6109" w:rsidRDefault="00000000" w:rsidP="009775FB">
      <w:pPr>
        <w:numPr>
          <w:ilvl w:val="0"/>
          <w:numId w:val="2"/>
        </w:numPr>
        <w:spacing w:after="360"/>
        <w:rPr>
          <w:color w:val="000000" w:themeColor="text1"/>
          <w:highlight w:val="white"/>
        </w:rPr>
      </w:pPr>
      <w:r w:rsidRPr="000C6109">
        <w:rPr>
          <w:color w:val="000000" w:themeColor="text1"/>
          <w:highlight w:val="white"/>
        </w:rPr>
        <w:t>To suggest improvements: Provide ideas to support students in the National High School English Examination and encourage them to learn English effectively.</w:t>
      </w:r>
    </w:p>
    <w:p w14:paraId="08AC2718" w14:textId="77777777" w:rsidR="00A51775" w:rsidRPr="000C6109" w:rsidRDefault="00000000" w:rsidP="009775FB">
      <w:pPr>
        <w:pStyle w:val="Heading2"/>
        <w:keepNext w:val="0"/>
        <w:keepLines w:val="0"/>
        <w:rPr>
          <w:color w:val="000000" w:themeColor="text1"/>
        </w:rPr>
      </w:pPr>
      <w:bookmarkStart w:id="9" w:name="_Toc234609281"/>
      <w:r w:rsidRPr="000C6109">
        <w:rPr>
          <w:color w:val="000000" w:themeColor="text1"/>
        </w:rPr>
        <w:t>1.3. Research questions</w:t>
      </w:r>
      <w:bookmarkEnd w:id="9"/>
    </w:p>
    <w:p w14:paraId="4F648714" w14:textId="77777777" w:rsidR="00A51775" w:rsidRPr="000C6109" w:rsidRDefault="00000000" w:rsidP="009775FB">
      <w:pPr>
        <w:spacing w:before="120" w:after="120"/>
        <w:ind w:firstLine="720"/>
        <w:rPr>
          <w:color w:val="000000" w:themeColor="text1"/>
          <w:highlight w:val="white"/>
        </w:rPr>
      </w:pPr>
      <w:r w:rsidRPr="000C6109">
        <w:rPr>
          <w:color w:val="000000" w:themeColor="text1"/>
          <w:highlight w:val="white"/>
        </w:rPr>
        <w:t>1. What is the connection between the Washback Effect of the National High School English Examination and Grade 12 Learners’ Motivation to learn English?​</w:t>
      </w:r>
    </w:p>
    <w:p w14:paraId="5E9EEF6B" w14:textId="77777777" w:rsidR="00A51775" w:rsidRPr="000C6109" w:rsidRDefault="00000000" w:rsidP="009775FB">
      <w:pPr>
        <w:spacing w:before="120" w:after="120"/>
        <w:ind w:firstLine="720"/>
        <w:rPr>
          <w:color w:val="000000" w:themeColor="text1"/>
          <w:highlight w:val="white"/>
        </w:rPr>
      </w:pPr>
      <w:r w:rsidRPr="000C6109">
        <w:rPr>
          <w:color w:val="000000" w:themeColor="text1"/>
          <w:highlight w:val="white"/>
        </w:rPr>
        <w:t>2. Why do Grade 12 learners feel that the examination motivates them to learn English and behave like that?</w:t>
      </w:r>
    </w:p>
    <w:p w14:paraId="1253BDF5" w14:textId="77777777" w:rsidR="00A51775" w:rsidRPr="000C6109" w:rsidRDefault="00000000" w:rsidP="009775FB">
      <w:pPr>
        <w:pStyle w:val="Heading2"/>
        <w:keepNext w:val="0"/>
        <w:keepLines w:val="0"/>
        <w:rPr>
          <w:color w:val="000000" w:themeColor="text1"/>
        </w:rPr>
      </w:pPr>
      <w:bookmarkStart w:id="10" w:name="_Toc234609282"/>
      <w:r w:rsidRPr="000C6109">
        <w:rPr>
          <w:color w:val="000000" w:themeColor="text1"/>
        </w:rPr>
        <w:t>1.4. Scope of the study</w:t>
      </w:r>
      <w:bookmarkEnd w:id="10"/>
    </w:p>
    <w:p w14:paraId="31AB0A90" w14:textId="77777777" w:rsidR="00A51775" w:rsidRPr="000C6109" w:rsidRDefault="00000000" w:rsidP="009775FB">
      <w:pPr>
        <w:spacing w:before="360" w:after="360"/>
        <w:ind w:firstLine="720"/>
        <w:rPr>
          <w:color w:val="000000" w:themeColor="text1"/>
          <w:highlight w:val="white"/>
        </w:rPr>
      </w:pPr>
      <w:r w:rsidRPr="000C6109">
        <w:rPr>
          <w:color w:val="000000" w:themeColor="text1"/>
          <w:highlight w:val="white"/>
        </w:rPr>
        <w:t>In this study, Grade 12 students in Vietnam who will be taking the National High School English Examination are considered. This study merely points out the impact of the examination on the English learning motivation of the students and does not involve other related areas such as the nature of the teaching approach, detailed curriculum, and language proficiency.</w:t>
      </w:r>
    </w:p>
    <w:p w14:paraId="09C116C0" w14:textId="77777777" w:rsidR="00A51775" w:rsidRPr="000C6109" w:rsidRDefault="00000000" w:rsidP="009775FB">
      <w:pPr>
        <w:spacing w:before="360" w:after="360"/>
        <w:ind w:firstLine="720"/>
        <w:rPr>
          <w:color w:val="000000" w:themeColor="text1"/>
          <w:highlight w:val="white"/>
        </w:rPr>
      </w:pPr>
      <w:r w:rsidRPr="000C6109">
        <w:rPr>
          <w:color w:val="000000" w:themeColor="text1"/>
          <w:highlight w:val="white"/>
        </w:rPr>
        <w:t>The scope of the study is:</w:t>
      </w:r>
    </w:p>
    <w:p w14:paraId="4F926E75" w14:textId="77777777" w:rsidR="00A51775" w:rsidRPr="000C6109" w:rsidRDefault="00000000" w:rsidP="009775FB">
      <w:pPr>
        <w:numPr>
          <w:ilvl w:val="0"/>
          <w:numId w:val="1"/>
        </w:numPr>
        <w:spacing w:before="360"/>
        <w:rPr>
          <w:color w:val="000000" w:themeColor="text1"/>
          <w:highlight w:val="white"/>
        </w:rPr>
      </w:pPr>
      <w:r w:rsidRPr="000C6109">
        <w:rPr>
          <w:color w:val="000000" w:themeColor="text1"/>
          <w:highlight w:val="white"/>
        </w:rPr>
        <w:t>Target Group: Vietnamese Grade 12 Students.</w:t>
      </w:r>
    </w:p>
    <w:p w14:paraId="3FA46CE0" w14:textId="77777777" w:rsidR="00A51775" w:rsidRPr="000C6109" w:rsidRDefault="00000000" w:rsidP="009775FB">
      <w:pPr>
        <w:numPr>
          <w:ilvl w:val="0"/>
          <w:numId w:val="1"/>
        </w:numPr>
        <w:rPr>
          <w:color w:val="000000" w:themeColor="text1"/>
          <w:highlight w:val="white"/>
        </w:rPr>
      </w:pPr>
      <w:r w:rsidRPr="000C6109">
        <w:rPr>
          <w:color w:val="000000" w:themeColor="text1"/>
          <w:highlight w:val="white"/>
        </w:rPr>
        <w:t>Examination: The National High School English Examination is one of the key aspects of the study</w:t>
      </w:r>
    </w:p>
    <w:p w14:paraId="21F19635" w14:textId="77777777" w:rsidR="00A51775" w:rsidRPr="000C6109" w:rsidRDefault="00000000" w:rsidP="009775FB">
      <w:pPr>
        <w:numPr>
          <w:ilvl w:val="0"/>
          <w:numId w:val="1"/>
        </w:numPr>
        <w:rPr>
          <w:color w:val="000000" w:themeColor="text1"/>
          <w:highlight w:val="white"/>
        </w:rPr>
      </w:pPr>
      <w:r w:rsidRPr="000C6109">
        <w:rPr>
          <w:color w:val="000000" w:themeColor="text1"/>
          <w:highlight w:val="white"/>
        </w:rPr>
        <w:t>Motivation: The study is about the change in the level of English learning motivation and not the result and skills of the examination.</w:t>
      </w:r>
    </w:p>
    <w:p w14:paraId="4C1C3802" w14:textId="77777777" w:rsidR="00A51775" w:rsidRDefault="00000000" w:rsidP="009775FB">
      <w:pPr>
        <w:numPr>
          <w:ilvl w:val="0"/>
          <w:numId w:val="1"/>
        </w:numPr>
        <w:spacing w:after="360"/>
        <w:rPr>
          <w:color w:val="000000" w:themeColor="text1"/>
          <w:highlight w:val="white"/>
        </w:rPr>
      </w:pPr>
      <w:r w:rsidRPr="000C6109">
        <w:rPr>
          <w:color w:val="000000" w:themeColor="text1"/>
          <w:highlight w:val="white"/>
        </w:rPr>
        <w:t>Time period: The current time of the examination is considered.</w:t>
      </w:r>
    </w:p>
    <w:p w14:paraId="353D14C8" w14:textId="77777777" w:rsidR="000C6109" w:rsidRDefault="000C6109" w:rsidP="009775FB">
      <w:pPr>
        <w:spacing w:after="360"/>
        <w:rPr>
          <w:color w:val="000000" w:themeColor="text1"/>
          <w:highlight w:val="white"/>
        </w:rPr>
      </w:pPr>
    </w:p>
    <w:p w14:paraId="2561FA02" w14:textId="77777777" w:rsidR="000C6109" w:rsidRDefault="000C6109" w:rsidP="009775FB">
      <w:pPr>
        <w:spacing w:after="360"/>
        <w:rPr>
          <w:color w:val="000000" w:themeColor="text1"/>
          <w:highlight w:val="white"/>
        </w:rPr>
      </w:pPr>
    </w:p>
    <w:p w14:paraId="6750FDEA" w14:textId="77777777" w:rsidR="000C6109" w:rsidRDefault="000C6109" w:rsidP="009775FB">
      <w:pPr>
        <w:spacing w:after="360"/>
        <w:rPr>
          <w:color w:val="000000" w:themeColor="text1"/>
          <w:highlight w:val="white"/>
        </w:rPr>
      </w:pPr>
    </w:p>
    <w:p w14:paraId="32FAB984" w14:textId="77777777" w:rsidR="000C6109" w:rsidRDefault="000C6109" w:rsidP="009775FB">
      <w:pPr>
        <w:spacing w:after="360"/>
        <w:rPr>
          <w:color w:val="000000" w:themeColor="text1"/>
          <w:highlight w:val="white"/>
        </w:rPr>
      </w:pPr>
    </w:p>
    <w:p w14:paraId="25C5F382" w14:textId="77777777" w:rsidR="000C6109" w:rsidRDefault="000C6109" w:rsidP="009775FB">
      <w:pPr>
        <w:spacing w:after="360"/>
        <w:rPr>
          <w:color w:val="000000" w:themeColor="text1"/>
          <w:highlight w:val="white"/>
        </w:rPr>
      </w:pPr>
    </w:p>
    <w:p w14:paraId="2F10C140" w14:textId="77777777" w:rsidR="000C6109" w:rsidRDefault="000C6109" w:rsidP="009775FB">
      <w:pPr>
        <w:spacing w:after="360"/>
        <w:rPr>
          <w:color w:val="000000" w:themeColor="text1"/>
          <w:highlight w:val="white"/>
        </w:rPr>
      </w:pPr>
    </w:p>
    <w:p w14:paraId="1E89D672" w14:textId="77777777" w:rsidR="000C6109" w:rsidRDefault="000C6109" w:rsidP="009775FB">
      <w:pPr>
        <w:spacing w:after="360"/>
        <w:rPr>
          <w:color w:val="000000" w:themeColor="text1"/>
          <w:highlight w:val="white"/>
        </w:rPr>
      </w:pPr>
    </w:p>
    <w:p w14:paraId="385C65D0" w14:textId="77777777" w:rsidR="000C6109" w:rsidRPr="000C6109" w:rsidRDefault="000C6109" w:rsidP="009775FB">
      <w:pPr>
        <w:spacing w:after="360"/>
        <w:rPr>
          <w:color w:val="000000" w:themeColor="text1"/>
          <w:highlight w:val="white"/>
        </w:rPr>
      </w:pPr>
    </w:p>
    <w:p w14:paraId="719D8CE0" w14:textId="77777777" w:rsidR="00A51775" w:rsidRPr="000C6109" w:rsidRDefault="00000000" w:rsidP="009775FB">
      <w:pPr>
        <w:pStyle w:val="Heading1"/>
        <w:spacing w:before="0" w:after="80"/>
        <w:jc w:val="center"/>
        <w:rPr>
          <w:color w:val="000000" w:themeColor="text1"/>
          <w:sz w:val="32"/>
          <w:szCs w:val="32"/>
          <w:highlight w:val="white"/>
        </w:rPr>
      </w:pPr>
      <w:bookmarkStart w:id="11" w:name="_Toc234609283"/>
      <w:r w:rsidRPr="000C6109">
        <w:rPr>
          <w:color w:val="000000" w:themeColor="text1"/>
          <w:sz w:val="32"/>
          <w:szCs w:val="32"/>
          <w:highlight w:val="white"/>
        </w:rPr>
        <w:t>CHAPTER 2</w:t>
      </w:r>
      <w:bookmarkEnd w:id="11"/>
    </w:p>
    <w:p w14:paraId="443259A5" w14:textId="77777777" w:rsidR="00A51775" w:rsidRPr="000C6109" w:rsidRDefault="00000000" w:rsidP="009775FB">
      <w:pPr>
        <w:pStyle w:val="Heading1"/>
        <w:spacing w:before="0" w:after="80"/>
        <w:jc w:val="center"/>
        <w:rPr>
          <w:color w:val="000000" w:themeColor="text1"/>
          <w:sz w:val="32"/>
          <w:szCs w:val="32"/>
          <w:highlight w:val="white"/>
        </w:rPr>
      </w:pPr>
      <w:bookmarkStart w:id="12" w:name="_Toc234609284"/>
      <w:r w:rsidRPr="000C6109">
        <w:rPr>
          <w:color w:val="000000" w:themeColor="text1"/>
          <w:sz w:val="32"/>
          <w:szCs w:val="32"/>
          <w:highlight w:val="white"/>
        </w:rPr>
        <w:t>LITERATURE REVIEW</w:t>
      </w:r>
      <w:bookmarkEnd w:id="12"/>
    </w:p>
    <w:p w14:paraId="5AA5FAE9" w14:textId="77777777" w:rsidR="00A51775" w:rsidRPr="000C6109" w:rsidRDefault="00000000" w:rsidP="009775FB">
      <w:pPr>
        <w:pStyle w:val="Heading2"/>
        <w:keepNext w:val="0"/>
        <w:keepLines w:val="0"/>
        <w:rPr>
          <w:color w:val="000000" w:themeColor="text1"/>
        </w:rPr>
      </w:pPr>
      <w:bookmarkStart w:id="13" w:name="_Toc234609285"/>
      <w:r w:rsidRPr="000C6109">
        <w:rPr>
          <w:color w:val="000000" w:themeColor="text1"/>
        </w:rPr>
        <w:t>2.1 Washback Effect</w:t>
      </w:r>
      <w:bookmarkEnd w:id="13"/>
    </w:p>
    <w:p w14:paraId="2C97B308" w14:textId="77777777" w:rsidR="00A51775" w:rsidRPr="000C6109" w:rsidRDefault="00000000" w:rsidP="009775FB">
      <w:pPr>
        <w:pStyle w:val="Heading3"/>
        <w:rPr>
          <w:color w:val="000000" w:themeColor="text1"/>
        </w:rPr>
      </w:pPr>
      <w:bookmarkStart w:id="14" w:name="_Toc234609286"/>
      <w:r w:rsidRPr="000C6109">
        <w:rPr>
          <w:color w:val="000000" w:themeColor="text1"/>
        </w:rPr>
        <w:t>2.1.1 Definition of Washback</w:t>
      </w:r>
      <w:bookmarkEnd w:id="14"/>
      <w:r w:rsidRPr="000C6109">
        <w:rPr>
          <w:color w:val="000000" w:themeColor="text1"/>
        </w:rPr>
        <w:t xml:space="preserve"> </w:t>
      </w:r>
    </w:p>
    <w:p w14:paraId="52BC1372" w14:textId="77777777" w:rsidR="00A51775" w:rsidRPr="000C6109" w:rsidRDefault="00000000" w:rsidP="009775FB">
      <w:pPr>
        <w:ind w:firstLine="720"/>
        <w:rPr>
          <w:color w:val="000000" w:themeColor="text1"/>
          <w:highlight w:val="white"/>
        </w:rPr>
      </w:pPr>
      <w:r w:rsidRPr="000C6109">
        <w:rPr>
          <w:color w:val="000000" w:themeColor="text1"/>
        </w:rPr>
        <w:t>Buck (1988) and Hughes (1989) approaches focus primarily on content taught. Buck (1988) stated that classroom instruction is often designed around tests as instructors and learners select learning activities which they think will be on the test. Hughes came to similar conclusions that the entire learning and teaching experience can be designed by the test. Negative washback occurs when preparing for the test takes the place of teaching the course objectives. Alderson and Wall (1993) and Messick (1996) both described washback in a wider context. Alderson and Wall described washback as the effect of a test on teaching and learning. Messick based his description on behavior and defined washback as occurring if a test causes teachers and learners to behave differently than if there was no test. Bailey (1996) believed that washback could influence both the teaching curriculum as well as the learner. Buck's and Hughes's definition focuses on what is taught, while Messick concentrates on the learner's behavior. Green (2021) added that washback is more likely to occur, or occur more intensely, if the student values success on the test and thinks passing the test is a worthwhile, yet difficult goal. This study builds on Messick's idea that motivation is a prerequisite for washback to occur, and Alderson and Wall's hypotheses</w:t>
      </w:r>
      <w:r w:rsidRPr="000C6109">
        <w:rPr>
          <w:color w:val="000000" w:themeColor="text1"/>
          <w:highlight w:val="white"/>
        </w:rPr>
        <w:t>.</w:t>
      </w:r>
    </w:p>
    <w:p w14:paraId="1442D894" w14:textId="77777777" w:rsidR="00A51775" w:rsidRPr="000C6109" w:rsidRDefault="00000000" w:rsidP="009775FB">
      <w:pPr>
        <w:pStyle w:val="Heading3"/>
        <w:rPr>
          <w:color w:val="000000" w:themeColor="text1"/>
        </w:rPr>
      </w:pPr>
      <w:bookmarkStart w:id="15" w:name="_Toc234609287"/>
      <w:r w:rsidRPr="000C6109">
        <w:rPr>
          <w:color w:val="000000" w:themeColor="text1"/>
        </w:rPr>
        <w:t>2.1.2 Types of Washback</w:t>
      </w:r>
      <w:bookmarkEnd w:id="15"/>
    </w:p>
    <w:p w14:paraId="637B6946" w14:textId="77777777" w:rsidR="00A51775" w:rsidRPr="000C6109" w:rsidRDefault="00000000" w:rsidP="009775FB">
      <w:pPr>
        <w:ind w:firstLine="720"/>
        <w:rPr>
          <w:color w:val="000000" w:themeColor="text1"/>
          <w:highlight w:val="white"/>
        </w:rPr>
      </w:pPr>
      <w:r w:rsidRPr="000C6109">
        <w:rPr>
          <w:color w:val="000000" w:themeColor="text1"/>
        </w:rPr>
        <w:t>Hughes (1989) and Alderson and Wall (1993) explain washback as having three characteristics: direction, extent, and intensity. Direction refers to whether washback is positive or negative. When exams promote worthwhile language learning we experience positive washback. When teachers and students spend too much time preparing for a test and not enough time developing language skills, we experience negative washback (Hughes, 1989; Alderson &amp; Wall, 1993). Buck (19 88) described how listening was not tested in Japan and many teachers neglected it as a result</w:t>
      </w:r>
      <w:r w:rsidRPr="000C6109">
        <w:rPr>
          <w:color w:val="000000" w:themeColor="text1"/>
          <w:highlight w:val="white"/>
        </w:rPr>
        <w:t>.</w:t>
      </w:r>
    </w:p>
    <w:p w14:paraId="10829586" w14:textId="77777777" w:rsidR="00A51775" w:rsidRPr="000C6109" w:rsidRDefault="00000000" w:rsidP="009775FB">
      <w:pPr>
        <w:ind w:firstLine="720"/>
        <w:rPr>
          <w:color w:val="000000" w:themeColor="text1"/>
          <w:highlight w:val="white"/>
        </w:rPr>
      </w:pPr>
      <w:r w:rsidRPr="000C6109">
        <w:rPr>
          <w:color w:val="000000" w:themeColor="text1"/>
          <w:highlight w:val="white"/>
        </w:rPr>
        <w:t>Extent means how widely a test influences teaching and learning. Bachman and Palmer (1996) argued that different areas, such as teaching content, methods, and assessment, may be affected differently by the same examination.</w:t>
      </w:r>
    </w:p>
    <w:p w14:paraId="7CAEE927" w14:textId="77777777" w:rsidR="00A51775" w:rsidRPr="000C6109" w:rsidRDefault="00000000" w:rsidP="009775FB">
      <w:pPr>
        <w:ind w:firstLine="720"/>
        <w:rPr>
          <w:color w:val="000000" w:themeColor="text1"/>
          <w:highlight w:val="white"/>
        </w:rPr>
      </w:pPr>
      <w:r w:rsidRPr="000C6109">
        <w:rPr>
          <w:color w:val="000000" w:themeColor="text1"/>
          <w:highlight w:val="white"/>
        </w:rPr>
        <w:t>Intensity refers to how strongly a test changes teachers' and students' behavior. Cheng (2005) explained that some examinations have a small effect on many students, while others have a stronger effect on only a few students. These three dimensions help explain that washback is different in its direction, extent, and intensity.</w:t>
      </w:r>
    </w:p>
    <w:p w14:paraId="5D337534" w14:textId="77777777" w:rsidR="00A51775" w:rsidRPr="000C6109" w:rsidRDefault="00000000" w:rsidP="009775FB">
      <w:pPr>
        <w:pStyle w:val="Heading3"/>
        <w:rPr>
          <w:color w:val="000000" w:themeColor="text1"/>
        </w:rPr>
      </w:pPr>
      <w:bookmarkStart w:id="16" w:name="_Toc234609288"/>
      <w:r w:rsidRPr="000C6109">
        <w:rPr>
          <w:color w:val="000000" w:themeColor="text1"/>
        </w:rPr>
        <w:t>2.1.3 Theoretical Perspectives on Washback</w:t>
      </w:r>
      <w:bookmarkEnd w:id="16"/>
    </w:p>
    <w:p w14:paraId="1A24256F" w14:textId="77777777" w:rsidR="00A51775" w:rsidRPr="000C6109" w:rsidRDefault="00000000" w:rsidP="009775FB">
      <w:pPr>
        <w:ind w:firstLine="720"/>
        <w:rPr>
          <w:color w:val="000000" w:themeColor="text1"/>
          <w:highlight w:val="white"/>
        </w:rPr>
      </w:pPr>
      <w:r w:rsidRPr="000C6109">
        <w:rPr>
          <w:color w:val="000000" w:themeColor="text1"/>
          <w:highlight w:val="white"/>
        </w:rPr>
        <w:t>Hughes (1993, as cited in Bailey, 1996) proposed a model with three elements: participants, processes, and products. According to this model, a test first changes teachers' and students' thinking, then their behavior, and finally students' learning outcomes.</w:t>
      </w:r>
    </w:p>
    <w:p w14:paraId="77BCC91F" w14:textId="77777777" w:rsidR="00A51775" w:rsidRPr="000C6109" w:rsidRDefault="00000000" w:rsidP="009775FB">
      <w:pPr>
        <w:ind w:firstLine="720"/>
        <w:rPr>
          <w:color w:val="000000" w:themeColor="text1"/>
          <w:highlight w:val="white"/>
        </w:rPr>
      </w:pPr>
      <w:r w:rsidRPr="000C6109">
        <w:rPr>
          <w:color w:val="000000" w:themeColor="text1"/>
          <w:highlight w:val="white"/>
        </w:rPr>
        <w:t>Alderson and Wall (1993) proposed fifteen washback hypotheses. These hypotheses explain that a test may influence what teachers teach, how they teach, what students learn, and how students learn. They also suggested that motivation and educational innovation may explain why washback is different across contexts.</w:t>
      </w:r>
    </w:p>
    <w:p w14:paraId="207C9423" w14:textId="77777777" w:rsidR="00A51775" w:rsidRPr="000C6109" w:rsidRDefault="00000000" w:rsidP="009775FB">
      <w:pPr>
        <w:ind w:firstLine="720"/>
        <w:rPr>
          <w:color w:val="000000" w:themeColor="text1"/>
          <w:highlight w:val="white"/>
        </w:rPr>
      </w:pPr>
      <w:r w:rsidRPr="000C6109">
        <w:rPr>
          <w:color w:val="000000" w:themeColor="text1"/>
          <w:highlight w:val="white"/>
        </w:rPr>
        <w:t>Messick (1996) related washback to test validity. He argued that negative washback often comes from poor test design, such as leaving out important language skills or testing abilities that are not related to the intended language skills.</w:t>
      </w:r>
    </w:p>
    <w:p w14:paraId="664BCF84" w14:textId="77777777" w:rsidR="00A51775" w:rsidRPr="000C6109" w:rsidRDefault="00000000" w:rsidP="009775FB">
      <w:pPr>
        <w:ind w:firstLine="720"/>
        <w:rPr>
          <w:color w:val="000000" w:themeColor="text1"/>
          <w:highlight w:val="white"/>
        </w:rPr>
      </w:pPr>
      <w:r w:rsidRPr="000C6109">
        <w:rPr>
          <w:color w:val="000000" w:themeColor="text1"/>
          <w:highlight w:val="white"/>
        </w:rPr>
        <w:t>Bachman and Palmer (1996) viewed washback as part of a broader concept called impact. They explained that examinations may influence both individuals and the education system.</w:t>
      </w:r>
    </w:p>
    <w:p w14:paraId="0564DBC4" w14:textId="77777777" w:rsidR="00A51775" w:rsidRPr="000C6109" w:rsidRDefault="00000000" w:rsidP="009775FB">
      <w:pPr>
        <w:ind w:firstLine="720"/>
        <w:rPr>
          <w:color w:val="000000" w:themeColor="text1"/>
          <w:highlight w:val="white"/>
        </w:rPr>
      </w:pPr>
      <w:r w:rsidRPr="000C6109">
        <w:rPr>
          <w:color w:val="000000" w:themeColor="text1"/>
          <w:highlight w:val="white"/>
        </w:rPr>
        <w:t>Wall (2005) argued that washback depends on the teaching context rather than the examination itself. She concluded that a new examination cannot improve teaching unless teachers, materials, and learning conditions are ready for the change.</w:t>
      </w:r>
    </w:p>
    <w:p w14:paraId="094F9565" w14:textId="77777777" w:rsidR="00A51775" w:rsidRPr="000C6109" w:rsidRDefault="00000000" w:rsidP="009775FB">
      <w:pPr>
        <w:pStyle w:val="Heading2"/>
        <w:rPr>
          <w:color w:val="000000" w:themeColor="text1"/>
        </w:rPr>
      </w:pPr>
      <w:bookmarkStart w:id="17" w:name="_Toc234609289"/>
      <w:r w:rsidRPr="000C6109">
        <w:rPr>
          <w:color w:val="000000" w:themeColor="text1"/>
        </w:rPr>
        <w:t>2.2 Motivation in English Language Learning</w:t>
      </w:r>
      <w:bookmarkEnd w:id="17"/>
    </w:p>
    <w:p w14:paraId="4D22F717" w14:textId="77777777" w:rsidR="00A51775" w:rsidRPr="000C6109" w:rsidRDefault="00000000" w:rsidP="009775FB">
      <w:pPr>
        <w:spacing w:before="120" w:after="120"/>
        <w:ind w:firstLine="720"/>
        <w:rPr>
          <w:color w:val="000000" w:themeColor="text1"/>
        </w:rPr>
      </w:pPr>
      <w:r w:rsidRPr="000C6109">
        <w:rPr>
          <w:color w:val="000000" w:themeColor="text1"/>
        </w:rPr>
        <w:t>Motivation in learning the English language for Vietnamese Grade 12 students is intrinsically linked to the pressure of passing the National High School English Examination. The exam has a direct impact on whether the student will be able to gain admission into their chosen university, so influencing the opportunities that they will have in the future. As a result, most Vietnamese students will focus their English learning efforts on passing the exam, rather than on truly learning the language. So, motivation is needed in understanding how the washback of the exam will influence the English learning efforts of these students. This section will discuss motivation in general, the theories of motivation and how these factors may influence the motivation of students in Vietnam.</w:t>
      </w:r>
    </w:p>
    <w:p w14:paraId="516E1E6C" w14:textId="77777777" w:rsidR="00A51775" w:rsidRPr="000C6109" w:rsidRDefault="00000000" w:rsidP="009775FB">
      <w:pPr>
        <w:pStyle w:val="Heading3"/>
        <w:rPr>
          <w:color w:val="000000" w:themeColor="text1"/>
        </w:rPr>
      </w:pPr>
      <w:bookmarkStart w:id="18" w:name="_Toc234609290"/>
      <w:r w:rsidRPr="000C6109">
        <w:rPr>
          <w:color w:val="000000" w:themeColor="text1"/>
        </w:rPr>
        <w:t>2.2.1 Definition of Motivation</w:t>
      </w:r>
      <w:bookmarkEnd w:id="18"/>
    </w:p>
    <w:p w14:paraId="0891F2C0" w14:textId="77777777" w:rsidR="00A51775" w:rsidRPr="000C6109" w:rsidRDefault="00000000" w:rsidP="009775FB">
      <w:pPr>
        <w:spacing w:before="120" w:after="120"/>
        <w:ind w:firstLine="720"/>
        <w:rPr>
          <w:color w:val="000000" w:themeColor="text1"/>
        </w:rPr>
      </w:pPr>
      <w:r w:rsidRPr="000C6109">
        <w:rPr>
          <w:color w:val="000000" w:themeColor="text1"/>
        </w:rPr>
        <w:t>The concept of motivation has been widely studied and recognized within the field of second language acquisition. According to Gardner (1985), motivation is defined as the combination of effort, desire to learn the language and favorable attitudes towards the learning of the language. Motivation is, therefore, a factor that shows whether or not an individual will continue to study a language. If motivation exists within an individual to learn a language, that individual will continue to study the language even after the language has become challenging to learn.</w:t>
      </w:r>
    </w:p>
    <w:p w14:paraId="621A573C" w14:textId="77777777" w:rsidR="00A51775" w:rsidRPr="000C6109" w:rsidRDefault="00000000" w:rsidP="009775FB">
      <w:pPr>
        <w:spacing w:before="120" w:after="120"/>
        <w:ind w:firstLine="720"/>
        <w:rPr>
          <w:color w:val="000000" w:themeColor="text1"/>
        </w:rPr>
      </w:pPr>
      <w:r w:rsidRPr="000C6109">
        <w:rPr>
          <w:color w:val="000000" w:themeColor="text1"/>
        </w:rPr>
        <w:t>Although it may seem strange to consider the topic of nuclear power and its relation to the concept of nuclear weapons, there is actually a great deal of relationship between these two topics. In addition to the shared use of nuclear energy, the two topics are also related in the sense that the same scientists that worked to develop the technology for nuclear weapons were also those who began to develop the technology for the use of nuclear power for the production of electricity.</w:t>
      </w:r>
    </w:p>
    <w:p w14:paraId="27918E70" w14:textId="77777777" w:rsidR="00A51775" w:rsidRPr="000C6109" w:rsidRDefault="00000000" w:rsidP="009775FB">
      <w:pPr>
        <w:spacing w:before="120" w:after="120"/>
        <w:ind w:firstLine="720"/>
        <w:rPr>
          <w:color w:val="000000" w:themeColor="text1"/>
        </w:rPr>
      </w:pPr>
      <w:r w:rsidRPr="000C6109">
        <w:rPr>
          <w:color w:val="000000" w:themeColor="text1"/>
        </w:rPr>
        <w:t>Torres and Alieto (2019) explain motivation as being caused by internal and external factors that lead people to desire a goal. The motivation to achieve a goal is influenced by factors such as the individual's personal interest in a goal, encouragement from teachers or other people or the pressure of taking an exam. Such a motivation is relevant in countries like Vietnam, in which the national exam plays an important role in shaping the motivation of students.</w:t>
      </w:r>
    </w:p>
    <w:p w14:paraId="161218E9" w14:textId="77777777" w:rsidR="00A51775" w:rsidRPr="000C6109" w:rsidRDefault="00000000" w:rsidP="009775FB">
      <w:pPr>
        <w:spacing w:before="120" w:after="120"/>
        <w:ind w:firstLine="720"/>
        <w:rPr>
          <w:color w:val="000000" w:themeColor="text1"/>
        </w:rPr>
      </w:pPr>
      <w:r w:rsidRPr="000C6109">
        <w:rPr>
          <w:color w:val="000000" w:themeColor="text1"/>
        </w:rPr>
        <w:t>Expanding on Ryan and Deci’s definition, Alizadeh (2016) noted that motivation “has a key role in the development of language skills” and observed that learners who are motivated learn better and faster. Indeed, many Vietnamese students evaluate their own level of motivation according to how well they do on exam‑related tasks like grammar questions, reading comprehension passages, and vocabulary quizzes.</w:t>
      </w:r>
    </w:p>
    <w:p w14:paraId="4F525B4A" w14:textId="77777777" w:rsidR="00A51775" w:rsidRPr="000C6109" w:rsidRDefault="00000000" w:rsidP="009775FB">
      <w:pPr>
        <w:spacing w:before="120" w:after="120"/>
        <w:ind w:firstLine="720"/>
        <w:rPr>
          <w:color w:val="000000" w:themeColor="text1"/>
        </w:rPr>
      </w:pPr>
      <w:r w:rsidRPr="000C6109">
        <w:rPr>
          <w:color w:val="000000" w:themeColor="text1"/>
        </w:rPr>
        <w:t>Nguyen (2021) offered even more context on the topic by explaining that Vietnamese learners’ motivation was “complex, dynamic, and influenced by sociocultural expectations, exam pressures, and future aspirations”. Put simply, Vietnamese students learn English not only because they want to, but it also depends on other factors such as the pressure to pass the difficult high school graduation exam, in addition to pressure from their families and themselves. As you can see from these definitions, motivation is complex and can be affected by outside factors—the perfect storm for washback to take effect.</w:t>
      </w:r>
    </w:p>
    <w:p w14:paraId="25850C03" w14:textId="77777777" w:rsidR="00A51775" w:rsidRPr="000C6109" w:rsidRDefault="00000000" w:rsidP="009775FB">
      <w:pPr>
        <w:pStyle w:val="Heading3"/>
        <w:rPr>
          <w:color w:val="000000" w:themeColor="text1"/>
        </w:rPr>
      </w:pPr>
      <w:bookmarkStart w:id="19" w:name="_Toc234609291"/>
      <w:r w:rsidRPr="000C6109">
        <w:rPr>
          <w:color w:val="000000" w:themeColor="text1"/>
        </w:rPr>
        <w:t>2.2.2 Motivation Theories</w:t>
      </w:r>
      <w:bookmarkEnd w:id="19"/>
    </w:p>
    <w:p w14:paraId="7C2A98AB" w14:textId="77777777" w:rsidR="00A51775" w:rsidRPr="000C6109" w:rsidRDefault="00000000" w:rsidP="009775FB">
      <w:pPr>
        <w:spacing w:before="120" w:after="120"/>
        <w:ind w:firstLine="720"/>
        <w:rPr>
          <w:color w:val="000000" w:themeColor="text1"/>
        </w:rPr>
      </w:pPr>
      <w:r w:rsidRPr="000C6109">
        <w:rPr>
          <w:color w:val="000000" w:themeColor="text1"/>
        </w:rPr>
        <w:t>There are three main theories to explain motivation working in language learning, and those theories are useful to understand the effect of the national exam on Vietnamese students.</w:t>
      </w:r>
    </w:p>
    <w:p w14:paraId="092FC033" w14:textId="77777777" w:rsidR="00A51775" w:rsidRPr="000C6109" w:rsidRDefault="00000000" w:rsidP="009775FB">
      <w:pPr>
        <w:spacing w:before="120" w:after="120"/>
        <w:ind w:firstLine="720"/>
        <w:rPr>
          <w:color w:val="000000" w:themeColor="text1"/>
        </w:rPr>
      </w:pPr>
      <w:r w:rsidRPr="000C6109">
        <w:rPr>
          <w:color w:val="000000" w:themeColor="text1"/>
        </w:rPr>
        <w:t>The first is Gardner’s (1985) socio-educational model. Gardner classified motivation into two types. Integrative motivation is when a learner is studying a language because they really like it, or they want to connect with the culture. when they study it for a practical reason, such as passing an exam or getting a job called instrumental motivation. Filipino students tended to be instrumental according to Torres and Alieto (2019) as English was associated with examinations and access to university. Vietnamese students in Grade 12 also follow the same pattern. Many students learn English for the exam, not because they like it. Wangdi's (2019) study shows a different scenario in Bhutan, students there scored high in both aspects of integrative motivation (4.25) and instrumental motivation (3.8). The difference between the two countries is that the pressure of exams makes students no longer interested in learning the language.</w:t>
      </w:r>
    </w:p>
    <w:p w14:paraId="07ED238C" w14:textId="77777777" w:rsidR="00A51775" w:rsidRPr="000C6109" w:rsidRDefault="00000000" w:rsidP="009775FB">
      <w:pPr>
        <w:spacing w:before="120" w:after="120"/>
        <w:ind w:firstLine="720"/>
        <w:rPr>
          <w:color w:val="000000" w:themeColor="text1"/>
        </w:rPr>
      </w:pPr>
      <w:r w:rsidRPr="000C6109">
        <w:rPr>
          <w:color w:val="000000" w:themeColor="text1"/>
        </w:rPr>
        <w:t>Next is the freedom theory of Deci and Ryan (1985), this theory raises the question of where the learner's motivation comes from inside or outside the internal motivation to find the language interesting, outside the pressure from family, from grades. Intrinsic motivation is defined by Alizadeh (2016) as "the one for which there is no apparent reward except the activity itself". Back in Vietnam, most students learn languages for external motivation, leading to students losing motivation to learn language.</w:t>
      </w:r>
    </w:p>
    <w:p w14:paraId="2F795C1F" w14:textId="77777777" w:rsidR="00A51775" w:rsidRPr="000C6109" w:rsidRDefault="00000000" w:rsidP="009775FB">
      <w:pPr>
        <w:spacing w:before="120" w:after="120"/>
        <w:ind w:firstLine="720"/>
        <w:rPr>
          <w:color w:val="000000" w:themeColor="text1"/>
        </w:rPr>
      </w:pPr>
      <w:r w:rsidRPr="000C6109">
        <w:rPr>
          <w:color w:val="000000" w:themeColor="text1"/>
        </w:rPr>
        <w:t>Another study from Arcipe and Balones (2023) introduced the goal-setting theory, they said that setting specific and challenging goals will help students get inspired to learn and from there will increasingly try to participate in more English classes. and the National Exam is the clearest goal for students to know how they need to study and what to aim for. But the reality shows that these exams tend to make students only focus on reviewing the parts related to the test and forget the remaining parts that are equally important.</w:t>
      </w:r>
    </w:p>
    <w:p w14:paraId="5DCFD5D2" w14:textId="77777777" w:rsidR="00A51775" w:rsidRPr="000C6109" w:rsidRDefault="00000000" w:rsidP="009775FB">
      <w:pPr>
        <w:spacing w:before="120" w:after="120"/>
        <w:ind w:firstLine="720"/>
        <w:rPr>
          <w:color w:val="000000" w:themeColor="text1"/>
        </w:rPr>
      </w:pPr>
      <w:r w:rsidRPr="000C6109">
        <w:rPr>
          <w:color w:val="000000" w:themeColor="text1"/>
        </w:rPr>
        <w:t>From the above theories, it seems like a consistent model, shows that standardized tests have high risks, and students gradually lose motivation to learn the language and turn to learning patterns. Gardner's research clearly shows the pressure students experience during exams. SDT shows what learners go through and goal setting theory explains why students who focus on short-term review will not develop language in real communication. And in Vietnam, the national high school graduation exam also reflects the same situation.​</w:t>
      </w:r>
    </w:p>
    <w:p w14:paraId="094ABAD9" w14:textId="77777777" w:rsidR="00A51775" w:rsidRPr="000C6109" w:rsidRDefault="00000000" w:rsidP="009775FB">
      <w:pPr>
        <w:pStyle w:val="Heading3"/>
        <w:rPr>
          <w:color w:val="000000" w:themeColor="text1"/>
        </w:rPr>
      </w:pPr>
      <w:bookmarkStart w:id="20" w:name="_Toc234609292"/>
      <w:r w:rsidRPr="000C6109">
        <w:rPr>
          <w:color w:val="000000" w:themeColor="text1"/>
        </w:rPr>
        <w:t>2.2.3 Factors Influencing Learner Motivation</w:t>
      </w:r>
      <w:bookmarkEnd w:id="20"/>
    </w:p>
    <w:p w14:paraId="12EEDD58" w14:textId="77777777" w:rsidR="00A51775" w:rsidRPr="000C6109" w:rsidRDefault="00000000" w:rsidP="009775FB">
      <w:pPr>
        <w:spacing w:before="120" w:after="120"/>
        <w:ind w:firstLine="720"/>
        <w:rPr>
          <w:color w:val="000000" w:themeColor="text1"/>
        </w:rPr>
      </w:pPr>
      <w:r w:rsidRPr="000C6109">
        <w:rPr>
          <w:color w:val="000000" w:themeColor="text1"/>
        </w:rPr>
        <w:t>There are numerous factors that determine the motivation of students to learn English. These factors are associated with the stress of exams in Vietnam.</w:t>
      </w:r>
    </w:p>
    <w:p w14:paraId="70AE2985" w14:textId="77777777" w:rsidR="00A51775" w:rsidRPr="000C6109" w:rsidRDefault="00000000" w:rsidP="009775FB">
      <w:pPr>
        <w:spacing w:before="120" w:after="120"/>
        <w:ind w:firstLine="720"/>
        <w:rPr>
          <w:color w:val="000000" w:themeColor="text1"/>
        </w:rPr>
      </w:pPr>
      <w:r w:rsidRPr="000C6109">
        <w:rPr>
          <w:color w:val="000000" w:themeColor="text1"/>
        </w:rPr>
        <w:t>The most important factor here is self-efficacy which means the confidence of students in themselves. According to Torres &amp; Alieto (2019), “the higher levels of self-efficacy will result in learners persisting in tasks despite difficulties”. As regards Vietnam, students feel confident in grammar and reading as they are examined in those areas on the national exam while students are not as confident in speaking or writing as those two skills are not tested.</w:t>
      </w:r>
    </w:p>
    <w:p w14:paraId="647BC821" w14:textId="77777777" w:rsidR="00A51775" w:rsidRPr="000C6109" w:rsidRDefault="00000000" w:rsidP="009775FB">
      <w:pPr>
        <w:spacing w:before="120" w:after="120"/>
        <w:ind w:firstLine="720"/>
        <w:rPr>
          <w:color w:val="000000" w:themeColor="text1"/>
        </w:rPr>
      </w:pPr>
      <w:r w:rsidRPr="000C6109">
        <w:rPr>
          <w:color w:val="000000" w:themeColor="text1"/>
        </w:rPr>
        <w:t>There are also social and cultural expectations. As stated by Wangdi (2019), the motivation of the Bhutanese students was “embedded in the policies, curriculum and the emerging trend of globalization.” The motivation of the students in Bhutan is very different from the motivation of the Vietnamese students. In Bhutan, students are motivated by their desire to know more about the culture and feeling globally connected. In Vietnam, students are primarily motivated by the exam. They study English because they must pass the exam; they do not do it out of any desire.</w:t>
      </w:r>
    </w:p>
    <w:p w14:paraId="7BB97AB8" w14:textId="77777777" w:rsidR="00A51775" w:rsidRPr="000C6109" w:rsidRDefault="00000000" w:rsidP="009775FB">
      <w:pPr>
        <w:spacing w:before="120" w:after="120"/>
        <w:ind w:firstLine="720"/>
        <w:rPr>
          <w:color w:val="000000" w:themeColor="text1"/>
        </w:rPr>
      </w:pPr>
      <w:r w:rsidRPr="000C6109">
        <w:rPr>
          <w:color w:val="000000" w:themeColor="text1"/>
        </w:rPr>
        <w:t>The experience in the classroom is crucial as well. As claimed by Arcipe and Balones (2023), sometimes students may see the methods of teaching English as boring, especially if the class is about getting ready for the exam. This is a common situation in secondary schools in Vietnam, where the teaching time is often spent on test-taking skills and multiple choice exercises instead of activities that really require students to use the language. Such instruction chips away at students’ intrinsic motivation to learn English in the long run by framing English as a subject to be endured, not one worth learning.</w:t>
      </w:r>
    </w:p>
    <w:p w14:paraId="15A5D1CB" w14:textId="77777777" w:rsidR="00A51775" w:rsidRPr="000C6109" w:rsidRDefault="00000000" w:rsidP="009775FB">
      <w:pPr>
        <w:spacing w:before="120" w:after="120"/>
        <w:ind w:firstLine="720"/>
        <w:rPr>
          <w:color w:val="000000" w:themeColor="text1"/>
        </w:rPr>
      </w:pPr>
      <w:r w:rsidRPr="000C6109">
        <w:rPr>
          <w:color w:val="000000" w:themeColor="text1"/>
        </w:rPr>
        <w:t>Intrinsic issues with the language may also serve as barriers to motivation. As per Arcipe and Balones (2023), "students experience language learning challenges (x=2.40, SD=0.53)," which decrease motivation in all four skills. However, what should be highlighted about Vietnam is that language learning challenges are not equally present in all skills — the speaking one, in particular, poses the greatest challenge to students since it is not practiced in classes or the test. Thus, students do not get used to practicing it.</w:t>
      </w:r>
    </w:p>
    <w:p w14:paraId="156E106C" w14:textId="77777777" w:rsidR="00A51775" w:rsidRPr="000C6109" w:rsidRDefault="00000000" w:rsidP="009775FB">
      <w:pPr>
        <w:spacing w:before="120" w:after="120"/>
        <w:ind w:firstLine="720"/>
        <w:rPr>
          <w:color w:val="000000" w:themeColor="text1"/>
        </w:rPr>
      </w:pPr>
      <w:r w:rsidRPr="000C6109">
        <w:rPr>
          <w:color w:val="000000" w:themeColor="text1"/>
        </w:rPr>
        <w:t>The test itself may be one of the most influential factors in the students' motivation. As was mentioned by Kitjaroonchai (2013), "instrumental motivation among Thai students outperformed their integrative motivation due to the high-stakes testing of university admission". The same applies to Vietnamese students of Grade 12 since the test determines everything they have to learn and how to assess their success. At the same time, the results of Wangdi (2019), who analyzed the case of Bhutan, demonstrate that it is a matter of priorities and the significance of the test for the country.</w:t>
      </w:r>
    </w:p>
    <w:p w14:paraId="3A78B123" w14:textId="77777777" w:rsidR="00A51775" w:rsidRPr="000C6109" w:rsidRDefault="00000000" w:rsidP="009775FB">
      <w:pPr>
        <w:spacing w:before="120" w:after="120"/>
        <w:ind w:firstLine="720"/>
        <w:rPr>
          <w:color w:val="000000" w:themeColor="text1"/>
          <w:highlight w:val="white"/>
        </w:rPr>
      </w:pPr>
      <w:r w:rsidRPr="000C6109">
        <w:rPr>
          <w:color w:val="000000" w:themeColor="text1"/>
        </w:rPr>
        <w:t>In sum, all of these factors lead to an overall trend in which examination pressure reduces attention to irrelevant factors, encourages instrumental motivation in the short term, and slowly undermines real interest in the language. Self-efficacy becomes inconsistent, class instruction becomes exam-driven, problems in the language that do not show up in the exam cannot be addressed, and motivation is more difficult to maintain after the exam. This trend is directly applicable to the washback effect of the National High School English Examination on Vietnamese students' motivation.</w:t>
      </w:r>
    </w:p>
    <w:p w14:paraId="43306481" w14:textId="77777777" w:rsidR="00A51775" w:rsidRPr="000C6109" w:rsidRDefault="00000000" w:rsidP="009775FB">
      <w:pPr>
        <w:pStyle w:val="Heading2"/>
        <w:spacing w:before="120" w:after="120"/>
        <w:rPr>
          <w:color w:val="000000" w:themeColor="text1"/>
        </w:rPr>
      </w:pPr>
      <w:bookmarkStart w:id="21" w:name="_Toc234609293"/>
      <w:r w:rsidRPr="000C6109">
        <w:rPr>
          <w:color w:val="000000" w:themeColor="text1"/>
        </w:rPr>
        <w:t>2.3 The National High School English Examination in Vietnam</w:t>
      </w:r>
      <w:bookmarkEnd w:id="21"/>
    </w:p>
    <w:p w14:paraId="328C8C12" w14:textId="77777777" w:rsidR="00A51775" w:rsidRPr="000C6109" w:rsidRDefault="00000000" w:rsidP="009775FB">
      <w:pPr>
        <w:pStyle w:val="Heading3"/>
        <w:rPr>
          <w:color w:val="000000" w:themeColor="text1"/>
          <w:highlight w:val="white"/>
        </w:rPr>
      </w:pPr>
      <w:bookmarkStart w:id="22" w:name="_Toc234609294"/>
      <w:r w:rsidRPr="000C6109">
        <w:rPr>
          <w:color w:val="000000" w:themeColor="text1"/>
          <w:highlight w:val="white"/>
        </w:rPr>
        <w:t>2.3.1 Overview of the Examination</w:t>
      </w:r>
      <w:bookmarkEnd w:id="22"/>
    </w:p>
    <w:p w14:paraId="54E654E5" w14:textId="77777777" w:rsidR="00A51775" w:rsidRPr="000C6109" w:rsidRDefault="00000000" w:rsidP="009775FB">
      <w:pPr>
        <w:ind w:firstLine="720"/>
        <w:rPr>
          <w:color w:val="000000" w:themeColor="text1"/>
          <w:highlight w:val="white"/>
        </w:rPr>
      </w:pPr>
      <w:r w:rsidRPr="000C6109">
        <w:rPr>
          <w:color w:val="000000" w:themeColor="text1"/>
          <w:highlight w:val="white"/>
        </w:rPr>
        <w:t>In Vietnam, the National High school Graduation Examination is really important that all students in grade 12 have to take part in. this exam is the foundation for them to enter university or college, apply for scholarships and strengthen their future career</w:t>
      </w:r>
    </w:p>
    <w:p w14:paraId="2353C489" w14:textId="77777777" w:rsidR="00A51775" w:rsidRPr="000C6109" w:rsidRDefault="00000000" w:rsidP="009775FB">
      <w:pPr>
        <w:ind w:firstLine="720"/>
        <w:rPr>
          <w:color w:val="000000" w:themeColor="text1"/>
          <w:highlight w:val="white"/>
        </w:rPr>
      </w:pPr>
      <w:r w:rsidRPr="000C6109">
        <w:rPr>
          <w:color w:val="000000" w:themeColor="text1"/>
          <w:highlight w:val="white"/>
        </w:rPr>
        <w:t>According to The National High School Graduation Exam Regulations issued by the Minister of Education and training on May 26, 2020, the purposes of the high school graduation exam are:</w:t>
      </w:r>
    </w:p>
    <w:p w14:paraId="5FA79276" w14:textId="77777777" w:rsidR="00A51775" w:rsidRPr="000C6109" w:rsidRDefault="00000000" w:rsidP="009775FB">
      <w:pPr>
        <w:numPr>
          <w:ilvl w:val="0"/>
          <w:numId w:val="3"/>
        </w:numPr>
        <w:ind w:firstLine="720"/>
        <w:rPr>
          <w:color w:val="000000" w:themeColor="text1"/>
          <w:highlight w:val="white"/>
        </w:rPr>
      </w:pPr>
      <w:r w:rsidRPr="000C6109">
        <w:rPr>
          <w:color w:val="000000" w:themeColor="text1"/>
          <w:highlight w:val="white"/>
        </w:rPr>
        <w:t>To evaluate learners’ academic results against the educational objectives of the senior high school level (collectively referred to as the high school curriculum).</w:t>
      </w:r>
    </w:p>
    <w:p w14:paraId="3AAA98C7" w14:textId="77777777" w:rsidR="00A51775" w:rsidRPr="000C6109" w:rsidRDefault="00000000" w:rsidP="009775FB">
      <w:pPr>
        <w:numPr>
          <w:ilvl w:val="0"/>
          <w:numId w:val="3"/>
        </w:numPr>
        <w:ind w:firstLine="720"/>
        <w:rPr>
          <w:color w:val="000000" w:themeColor="text1"/>
          <w:highlight w:val="white"/>
        </w:rPr>
      </w:pPr>
      <w:r w:rsidRPr="000C6109">
        <w:rPr>
          <w:color w:val="000000" w:themeColor="text1"/>
          <w:highlight w:val="white"/>
        </w:rPr>
        <w:t>To use the results for considering and granting high school graduation recognition.</w:t>
      </w:r>
    </w:p>
    <w:p w14:paraId="3DB3D0F3" w14:textId="77777777" w:rsidR="00A51775" w:rsidRPr="000C6109" w:rsidRDefault="00000000" w:rsidP="009775FB">
      <w:pPr>
        <w:numPr>
          <w:ilvl w:val="0"/>
          <w:numId w:val="3"/>
        </w:numPr>
        <w:ind w:firstLine="720"/>
        <w:rPr>
          <w:color w:val="000000" w:themeColor="text1"/>
          <w:highlight w:val="white"/>
        </w:rPr>
      </w:pPr>
      <w:r w:rsidRPr="000C6109">
        <w:rPr>
          <w:color w:val="000000" w:themeColor="text1"/>
          <w:highlight w:val="white"/>
        </w:rPr>
        <w:t>To serve as a basis for assessing teaching quality and the management performance of educational administrative agencies.</w:t>
      </w:r>
    </w:p>
    <w:p w14:paraId="3663DF22" w14:textId="77777777" w:rsidR="00A51775" w:rsidRPr="000C6109" w:rsidRDefault="00000000" w:rsidP="009775FB">
      <w:pPr>
        <w:numPr>
          <w:ilvl w:val="0"/>
          <w:numId w:val="3"/>
        </w:numPr>
        <w:ind w:firstLine="720"/>
        <w:rPr>
          <w:color w:val="000000" w:themeColor="text1"/>
          <w:highlight w:val="white"/>
        </w:rPr>
      </w:pPr>
      <w:r w:rsidRPr="000C6109">
        <w:rPr>
          <w:color w:val="000000" w:themeColor="text1"/>
          <w:highlight w:val="white"/>
        </w:rPr>
        <w:t>To allow higher education institutions and vocational education institutions to utilize the exam result for enrollment purposes.</w:t>
      </w:r>
    </w:p>
    <w:p w14:paraId="3073E190" w14:textId="77777777" w:rsidR="00A51775" w:rsidRPr="000C6109" w:rsidRDefault="00000000" w:rsidP="009775FB">
      <w:pPr>
        <w:ind w:firstLine="720"/>
        <w:rPr>
          <w:color w:val="000000" w:themeColor="text1"/>
        </w:rPr>
      </w:pPr>
      <w:r w:rsidRPr="000C6109">
        <w:rPr>
          <w:color w:val="000000" w:themeColor="text1"/>
        </w:rPr>
        <w:t>It’s no surprise that the National High School Graduation Examination also greatly influences language learning practice. Study results found that English being a compulsory subject required students and teachers to spend more time studying for tests like exercises, grammar rules, vocabulary drills and past tests.</w:t>
      </w:r>
    </w:p>
    <w:p w14:paraId="0563DDFF" w14:textId="2DE1C9A7" w:rsidR="00A51775" w:rsidRPr="000C6109" w:rsidRDefault="00000000" w:rsidP="009775FB">
      <w:pPr>
        <w:ind w:firstLine="720"/>
        <w:rPr>
          <w:color w:val="000000" w:themeColor="text1"/>
          <w:highlight w:val="white"/>
        </w:rPr>
      </w:pPr>
      <w:r w:rsidRPr="000C6109">
        <w:rPr>
          <w:color w:val="000000" w:themeColor="text1"/>
        </w:rPr>
        <w:t>Since these tests have such large influences on students’ lives, they cause large scale washback on how teachers teach and students learn. Nguyen’s (2017) study concluded that standardized tests of English had washback on Vietnamese teachers’ methods of teaching and students’ strategy in learning English. Teachers and students focus more on learning that will help them with tests rather than learning how to communicate</w:t>
      </w:r>
      <w:r w:rsidRPr="000C6109">
        <w:rPr>
          <w:color w:val="000000" w:themeColor="text1"/>
          <w:highlight w:val="white"/>
        </w:rPr>
        <w:t>.</w:t>
      </w:r>
    </w:p>
    <w:p w14:paraId="6348386E" w14:textId="77777777" w:rsidR="00A51775" w:rsidRPr="000C6109" w:rsidRDefault="00000000" w:rsidP="009775FB">
      <w:pPr>
        <w:pStyle w:val="Heading3"/>
        <w:spacing w:before="120" w:after="120"/>
        <w:rPr>
          <w:color w:val="000000" w:themeColor="text1"/>
          <w:highlight w:val="white"/>
        </w:rPr>
      </w:pPr>
      <w:bookmarkStart w:id="23" w:name="_Toc234609295"/>
      <w:r w:rsidRPr="000C6109">
        <w:rPr>
          <w:color w:val="000000" w:themeColor="text1"/>
          <w:highlight w:val="white"/>
        </w:rPr>
        <w:t>2.3.2 Format and Structure of the English Test</w:t>
      </w:r>
      <w:bookmarkEnd w:id="23"/>
    </w:p>
    <w:p w14:paraId="606B75E1" w14:textId="54AF11B0" w:rsidR="00A51775" w:rsidRPr="000C6109" w:rsidRDefault="00000000" w:rsidP="009775FB">
      <w:pPr>
        <w:ind w:firstLine="720"/>
        <w:rPr>
          <w:color w:val="000000" w:themeColor="text1"/>
        </w:rPr>
      </w:pPr>
      <w:r w:rsidRPr="000C6109">
        <w:rPr>
          <w:color w:val="000000" w:themeColor="text1"/>
        </w:rPr>
        <w:t xml:space="preserve">Before 2025, national high school English exam has 50 questions, lasts 60 minutes. It tests grammar, pronunciation, vocabulary with reading comprehension. Students with good pronunciation and grammar in textbook program can pass from 60-70% of test. It can be interpreted that exam is built on scores instead of building communication skills. (Ministry of Education and Training , 2018/2019). </w:t>
      </w:r>
    </w:p>
    <w:p w14:paraId="3B926F93" w14:textId="5B4663EE" w:rsidR="00A51775" w:rsidRPr="000C6109" w:rsidRDefault="00000000" w:rsidP="009775FB">
      <w:pPr>
        <w:ind w:firstLine="720"/>
        <w:rPr>
          <w:color w:val="000000" w:themeColor="text1"/>
        </w:rPr>
      </w:pPr>
      <w:r w:rsidRPr="000C6109">
        <w:rPr>
          <w:color w:val="000000" w:themeColor="text1"/>
        </w:rPr>
        <w:t>Since the exam was constructed heavily on scores students had to practice test-takers skills that were similar to the exam. Students were learning how to take tests, but not the actual language ability. Thanh (2020) conducted Vietnamese English exams from 2018 to 2020, and results showed that they were not consistent with The Grade 12 English syllabus. This indicates that the gap between textbook and exam was increasing. This gap had influenced teacher’s and student’s teaching and learning behaviors. Ha et al. (2021) stated that teachers did not carefully teach the listening and speaking part. They simply just focus on the part of the subject that would be useful for the exam.</w:t>
      </w:r>
    </w:p>
    <w:p w14:paraId="5439E10B" w14:textId="2D017247" w:rsidR="00A51775" w:rsidRPr="000C6109" w:rsidRDefault="00000000" w:rsidP="009775FB">
      <w:pPr>
        <w:ind w:firstLine="720"/>
        <w:rPr>
          <w:color w:val="000000" w:themeColor="text1"/>
          <w:highlight w:val="white"/>
        </w:rPr>
      </w:pPr>
      <w:r w:rsidRPr="000C6109">
        <w:rPr>
          <w:color w:val="000000" w:themeColor="text1"/>
        </w:rPr>
        <w:t>In 2025, as the first new graduates who graduated from the 2018 general education program. The exam had a spectacular solution by shortening the number of questions to 40 out of 50 minutes. Not only did they reduce the test size but they completely changed the entire nature of the game</w:t>
      </w:r>
      <w:r w:rsidRPr="000C6109">
        <w:rPr>
          <w:color w:val="000000" w:themeColor="text1"/>
          <w:highlight w:val="white"/>
        </w:rPr>
        <w:t>. Instead of testing fragmented pieces of knowledge which have been completely eliminated, the new exam focuses on assessing reading comprehension and text analysis through real-world contexts such as announcements, advertisements, and media messages (Ministry of Education and Training, 2024/2025).</w:t>
      </w:r>
    </w:p>
    <w:p w14:paraId="4B7B4753" w14:textId="77777777" w:rsidR="00A51775" w:rsidRPr="000C6109" w:rsidRDefault="00000000" w:rsidP="009775FB">
      <w:pPr>
        <w:ind w:firstLine="720"/>
        <w:rPr>
          <w:color w:val="000000" w:themeColor="text1"/>
          <w:highlight w:val="white"/>
        </w:rPr>
      </w:pPr>
      <w:r w:rsidRPr="000C6109">
        <w:rPr>
          <w:color w:val="000000" w:themeColor="text1"/>
          <w:highlight w:val="white"/>
        </w:rPr>
        <w:t>The emphasis on reading comprehension is significantly increased from 12 to 18 out of 40 total items, accounting for nearly half of the exam time, combined with new, highly practical question types such as summarizing paragraphs or inserting sentences. The trend of integrating all knowledge into these practical text blocks continues to remain stable in the 2026 exam. In particular, the shift of English from a compulsory to an elective subject from 2025 has removed the pressure of mass examinations, opening up a new, more voluntary and substantive direction for foreign language teaching and learning in secondary schools (Nguyen et al, 2025).</w:t>
      </w:r>
    </w:p>
    <w:p w14:paraId="536C1D4F" w14:textId="77777777" w:rsidR="00A51775" w:rsidRPr="000C6109" w:rsidRDefault="00000000" w:rsidP="009775FB">
      <w:pPr>
        <w:pStyle w:val="Heading3"/>
        <w:rPr>
          <w:color w:val="000000" w:themeColor="text1"/>
        </w:rPr>
      </w:pPr>
      <w:bookmarkStart w:id="24" w:name="_Toc234609296"/>
      <w:r w:rsidRPr="000C6109">
        <w:rPr>
          <w:color w:val="000000" w:themeColor="text1"/>
        </w:rPr>
        <w:t>2.3.3 The Examination as a Washback-Generating Context</w:t>
      </w:r>
      <w:bookmarkEnd w:id="24"/>
    </w:p>
    <w:p w14:paraId="75AD3796" w14:textId="77777777" w:rsidR="00A51775" w:rsidRPr="000C6109" w:rsidRDefault="00000000" w:rsidP="009775FB">
      <w:pPr>
        <w:spacing w:before="120" w:after="120"/>
        <w:ind w:firstLine="720"/>
        <w:rPr>
          <w:color w:val="000000" w:themeColor="text1"/>
          <w:highlight w:val="white"/>
        </w:rPr>
      </w:pPr>
      <w:r w:rsidRPr="000C6109">
        <w:rPr>
          <w:color w:val="000000" w:themeColor="text1"/>
          <w:highlight w:val="white"/>
        </w:rPr>
        <w:t>Standardized English tests have created a washback effect. In 1993, Alderson and Wall determined that washback is a concept used to reflect the teaching and learning process of teachers and students. This leads to tests no longer being a neutral assessment tool but also an important factor in reshaping teaching and learning.</w:t>
      </w:r>
    </w:p>
    <w:p w14:paraId="113A782C" w14:textId="77777777" w:rsidR="00A51775" w:rsidRPr="000C6109" w:rsidRDefault="00000000" w:rsidP="009775FB">
      <w:pPr>
        <w:ind w:firstLine="720"/>
        <w:rPr>
          <w:color w:val="000000" w:themeColor="text1"/>
          <w:highlight w:val="white"/>
        </w:rPr>
      </w:pPr>
      <w:r w:rsidRPr="000C6109">
        <w:rPr>
          <w:color w:val="000000" w:themeColor="text1"/>
          <w:highlight w:val="white"/>
        </w:rPr>
        <w:t>Additionally, washback was initially discussed as having a strong connection between teacher instruction and test setting. Brown (1997) believes that washback is an influence of teaching and learning in the classroom, saying that teachers and students adjust their teaching and learning style to suit the exam structure. Complementing Brown are Bachman and Palmer (1996), who argue that language tests are closely related to teaching and learning program design. This leads to teaching and learning focusing on a few scores instead of applying them to separate or independent measurements.</w:t>
      </w:r>
    </w:p>
    <w:p w14:paraId="0B20DB12" w14:textId="77777777" w:rsidR="00A51775" w:rsidRPr="000C6109" w:rsidRDefault="00000000" w:rsidP="009775FB">
      <w:pPr>
        <w:ind w:firstLine="720"/>
        <w:rPr>
          <w:color w:val="000000" w:themeColor="text1"/>
          <w:highlight w:val="white"/>
        </w:rPr>
      </w:pPr>
      <w:r w:rsidRPr="000C6109">
        <w:rPr>
          <w:color w:val="000000" w:themeColor="text1"/>
          <w:highlight w:val="white"/>
        </w:rPr>
        <w:t>Cheng and Curtis (2004) introduced a more detailed concept of washback. They emphasize that washback can be both positive and negative depending on how the tests affect educational practices. On the one hand, washback makes students try their best to study and strive hard to achieve their dream learning results, such as following the teacher's instructions, participating in extra classes, and group learning activities to complete the part they don't understand. On the other hand, washback also reflects teaching that focuses heavily on testing and assessment, leading to learning to cope, making language learning narrower. So washback will be beneficial or harmful depending on the context.</w:t>
      </w:r>
    </w:p>
    <w:p w14:paraId="1ED0EEC5" w14:textId="1E775986" w:rsidR="00A51775" w:rsidRPr="000C6109" w:rsidRDefault="00000000" w:rsidP="009775FB">
      <w:pPr>
        <w:ind w:firstLine="720"/>
        <w:rPr>
          <w:color w:val="000000" w:themeColor="text1"/>
          <w:highlight w:val="white"/>
        </w:rPr>
      </w:pPr>
      <w:r w:rsidRPr="000C6109">
        <w:rPr>
          <w:color w:val="000000" w:themeColor="text1"/>
          <w:highlight w:val="white"/>
        </w:rPr>
        <w:t>The National High School Exam poses potential risks and creates a washback phenomenon that affects the teaching and learning of the Vietnamese educational program. This effect will completely change in 2025, when the Ministry of Education and Training has issued a new decision for this exam. Accordingly, in 2025, students will only take 2 main subjects: Literature and Math along with 2 elective subjects, which means that English is no longer mandatory but becomes an elective subject</w:t>
      </w:r>
    </w:p>
    <w:p w14:paraId="451442B5" w14:textId="473FC939" w:rsidR="00A51775" w:rsidRPr="000C6109" w:rsidRDefault="00000000" w:rsidP="009775FB">
      <w:pPr>
        <w:ind w:firstLine="720"/>
        <w:rPr>
          <w:color w:val="000000" w:themeColor="text1"/>
          <w:highlight w:val="white"/>
        </w:rPr>
      </w:pPr>
      <w:r w:rsidRPr="000C6109">
        <w:rPr>
          <w:color w:val="000000" w:themeColor="text1"/>
          <w:highlight w:val="white"/>
        </w:rPr>
        <w:t>Since 2025, there will be a big change in the structure of the English exam with 40 multiple-choice questions to be answered within 50 minutes. This test is still multiple choice but focuses less on grammar and mainly on reading comprehension, logical thinking and text arrangement. This change not only does not make the test easier but also increases the difficulty for students, which directly affects students' thinking and motivation to learn English.</w:t>
      </w:r>
    </w:p>
    <w:p w14:paraId="56130D78" w14:textId="75176EB7" w:rsidR="00A51775" w:rsidRPr="000C6109" w:rsidRDefault="00000000" w:rsidP="009775FB">
      <w:pPr>
        <w:ind w:firstLine="720"/>
        <w:rPr>
          <w:color w:val="000000" w:themeColor="text1"/>
          <w:highlight w:val="white"/>
        </w:rPr>
      </w:pPr>
      <w:r w:rsidRPr="000C6109">
        <w:rPr>
          <w:color w:val="000000" w:themeColor="text1"/>
          <w:highlight w:val="white"/>
        </w:rPr>
        <w:t>After each exam, the ministry will announce exam scores for each subject. From there, the study will compare data from 2024-2026 showing that the number of students choosing English subjects has decreased significantly, accordingly, the number of scores 9 and 10 has decreased sharply over the years. The average score gradually decreases from 2024 - 2026.</w:t>
      </w:r>
    </w:p>
    <w:p w14:paraId="33F898B3" w14:textId="7A85000C" w:rsidR="00A51775" w:rsidRPr="000C6109" w:rsidRDefault="00000000" w:rsidP="009775FB">
      <w:pPr>
        <w:ind w:firstLine="720"/>
        <w:rPr>
          <w:color w:val="000000" w:themeColor="text1"/>
          <w:highlight w:val="white"/>
        </w:rPr>
      </w:pPr>
      <w:r w:rsidRPr="000C6109">
        <w:rPr>
          <w:color w:val="000000" w:themeColor="text1"/>
          <w:highlight w:val="white"/>
        </w:rPr>
        <w:t xml:space="preserve">    Overall, research shows that washback is an inevitable outcome in language tests. Its impact is formed from the teaching, learning and testing methods of the educational system. Therefore, further research is needed on the impact of washback on educational contexts in Vietnam. and most importantly, it reflects students' motivation to study for standardized tests.</w:t>
      </w:r>
    </w:p>
    <w:p w14:paraId="6306D847" w14:textId="77777777" w:rsidR="00A51775" w:rsidRPr="000C6109" w:rsidRDefault="00000000" w:rsidP="009775FB">
      <w:pPr>
        <w:pStyle w:val="Heading2"/>
        <w:spacing w:before="120" w:after="120"/>
        <w:rPr>
          <w:color w:val="000000" w:themeColor="text1"/>
        </w:rPr>
      </w:pPr>
      <w:bookmarkStart w:id="25" w:name="_Toc234609297"/>
      <w:r w:rsidRPr="000C6109">
        <w:rPr>
          <w:color w:val="000000" w:themeColor="text1"/>
        </w:rPr>
        <w:t>2.4 Relationship between Washback and Learner Motivation</w:t>
      </w:r>
      <w:bookmarkEnd w:id="25"/>
    </w:p>
    <w:p w14:paraId="18A4000D" w14:textId="77777777" w:rsidR="00A51775" w:rsidRPr="000C6109" w:rsidRDefault="00000000" w:rsidP="009775FB">
      <w:pPr>
        <w:pStyle w:val="Heading3"/>
        <w:rPr>
          <w:color w:val="000000" w:themeColor="text1"/>
          <w:highlight w:val="white"/>
        </w:rPr>
      </w:pPr>
      <w:bookmarkStart w:id="26" w:name="_Toc234609298"/>
      <w:r w:rsidRPr="000C6109">
        <w:rPr>
          <w:color w:val="000000" w:themeColor="text1"/>
          <w:highlight w:val="white"/>
        </w:rPr>
        <w:t>2.4.1 How Washback Influences Learner Motivation</w:t>
      </w:r>
      <w:bookmarkEnd w:id="26"/>
    </w:p>
    <w:p w14:paraId="66A2A78C" w14:textId="77777777" w:rsidR="00A51775" w:rsidRPr="000C6109" w:rsidRDefault="00000000" w:rsidP="009775FB">
      <w:pPr>
        <w:ind w:firstLine="720"/>
        <w:rPr>
          <w:color w:val="000000" w:themeColor="text1"/>
          <w:highlight w:val="white"/>
        </w:rPr>
      </w:pPr>
      <w:r w:rsidRPr="000C6109">
        <w:rPr>
          <w:color w:val="000000" w:themeColor="text1"/>
          <w:highlight w:val="white"/>
        </w:rPr>
        <w:t>High-stakes examinations may first influence students’ motivation before affecting the way they learn. Hughes (1993, as cited in Bailey, 1996) argued that examinations first shape learners’ thoughts and attitudes, which then lead to changes in learning behaviour.</w:t>
      </w:r>
    </w:p>
    <w:p w14:paraId="090281E0" w14:textId="77777777" w:rsidR="00A51775" w:rsidRPr="000C6109" w:rsidRDefault="00000000" w:rsidP="009775FB">
      <w:pPr>
        <w:ind w:firstLine="720"/>
        <w:rPr>
          <w:color w:val="000000" w:themeColor="text1"/>
          <w:highlight w:val="white"/>
        </w:rPr>
      </w:pPr>
      <w:r w:rsidRPr="000C6109">
        <w:rPr>
          <w:color w:val="000000" w:themeColor="text1"/>
          <w:highlight w:val="white"/>
        </w:rPr>
        <w:t>This theoretical explanation is supported by empirical evidence. Dong et al. (2022) found that some students devoted more effort to learning, whereas others focused mainly on memorising content for the examination without improving their English proficiency.</w:t>
      </w:r>
    </w:p>
    <w:p w14:paraId="403D23F3" w14:textId="77777777" w:rsidR="00A51775" w:rsidRPr="000C6109" w:rsidRDefault="00000000" w:rsidP="009775FB">
      <w:pPr>
        <w:ind w:firstLine="720"/>
        <w:rPr>
          <w:color w:val="000000" w:themeColor="text1"/>
          <w:highlight w:val="white"/>
        </w:rPr>
      </w:pPr>
      <w:r w:rsidRPr="000C6109">
        <w:rPr>
          <w:color w:val="000000" w:themeColor="text1"/>
          <w:highlight w:val="white"/>
        </w:rPr>
        <w:t>A similar pattern can be observed in Vietnam. The English subject in the National High School Graduation Examination has an important influence on students’ graduation results and university admission, leading many Grade 12 students to study English primarily to pass the examination rather than out of personal interest. This pattern can be explained by Gardner’s (1985) distinction between instrumental and integrative motivation.</w:t>
      </w:r>
    </w:p>
    <w:p w14:paraId="0498F640" w14:textId="77777777" w:rsidR="00A51775" w:rsidRPr="000C6109" w:rsidRDefault="00000000" w:rsidP="009775FB">
      <w:pPr>
        <w:pStyle w:val="Heading3"/>
        <w:rPr>
          <w:color w:val="000000" w:themeColor="text1"/>
          <w:highlight w:val="white"/>
        </w:rPr>
      </w:pPr>
      <w:bookmarkStart w:id="27" w:name="_Toc234609299"/>
      <w:r w:rsidRPr="000C6109">
        <w:rPr>
          <w:color w:val="000000" w:themeColor="text1"/>
          <w:highlight w:val="white"/>
        </w:rPr>
        <w:t>2.4.2 How Learner Motivation Influences Washback</w:t>
      </w:r>
      <w:bookmarkEnd w:id="27"/>
    </w:p>
    <w:p w14:paraId="7B2BA7F9" w14:textId="77777777" w:rsidR="00A51775" w:rsidRPr="000C6109" w:rsidRDefault="00000000" w:rsidP="009775FB">
      <w:pPr>
        <w:ind w:firstLine="720"/>
        <w:rPr>
          <w:color w:val="000000" w:themeColor="text1"/>
          <w:highlight w:val="white"/>
        </w:rPr>
      </w:pPr>
      <w:r w:rsidRPr="000C6109">
        <w:rPr>
          <w:color w:val="000000" w:themeColor="text1"/>
          <w:highlight w:val="white"/>
        </w:rPr>
        <w:t xml:space="preserve">The relationship between washback and motivation also works in the opposite direction. Hughes (1993, as cited in Bailey, 1996) argued that washback is unlikely to happen if students are not motivated to perform well on the exam . Students who want to do well in exams are more likely to adjust their learning to achieve the goal. </w:t>
      </w:r>
    </w:p>
    <w:p w14:paraId="7DFE46C5" w14:textId="51E9A276" w:rsidR="00C43565" w:rsidRPr="000C6109" w:rsidRDefault="00000000" w:rsidP="009775FB">
      <w:pPr>
        <w:ind w:firstLine="720"/>
        <w:rPr>
          <w:color w:val="000000" w:themeColor="text1"/>
          <w:highlight w:val="white"/>
        </w:rPr>
      </w:pPr>
      <w:r w:rsidRPr="000C6109">
        <w:rPr>
          <w:color w:val="000000" w:themeColor="text1"/>
          <w:highlight w:val="white"/>
        </w:rPr>
        <w:t>In Vietnam, the National High School Graduation Examination is still a high-stakes exam because it affects graduation results and university admission. Since English became an elective subject in 2025 (Ministry of Education and Training, 2024). By 2026, only 28.39% of candidates chose a foreign language as one of their optional subjects (Hồ, 2026). This suggests that washback becomes weaker when students no longer see English as necessary to reach their goals in exam.</w:t>
      </w:r>
    </w:p>
    <w:p w14:paraId="7CB33601" w14:textId="77777777" w:rsidR="00A51775" w:rsidRPr="000C6109" w:rsidRDefault="00000000" w:rsidP="009775FB">
      <w:pPr>
        <w:pStyle w:val="Heading2"/>
        <w:spacing w:before="120" w:after="120"/>
        <w:rPr>
          <w:color w:val="000000" w:themeColor="text1"/>
        </w:rPr>
      </w:pPr>
      <w:bookmarkStart w:id="28" w:name="_Toc234609300"/>
      <w:r w:rsidRPr="000C6109">
        <w:rPr>
          <w:color w:val="000000" w:themeColor="text1"/>
        </w:rPr>
        <w:t>​2.5 Previous Studies</w:t>
      </w:r>
      <w:bookmarkEnd w:id="28"/>
    </w:p>
    <w:p w14:paraId="022BB536" w14:textId="77777777" w:rsidR="00A51775" w:rsidRPr="000C6109" w:rsidRDefault="00000000" w:rsidP="009775FB">
      <w:pPr>
        <w:ind w:firstLine="720"/>
        <w:rPr>
          <w:color w:val="000000" w:themeColor="text1"/>
          <w:highlight w:val="white"/>
        </w:rPr>
      </w:pPr>
      <w:r w:rsidRPr="000C6109">
        <w:rPr>
          <w:color w:val="000000" w:themeColor="text1"/>
          <w:highlight w:val="white"/>
        </w:rPr>
        <w:t xml:space="preserve">There are many studies which have studied the washback in educating English, especially in the context which the English examination has important characteristics and high pressure. These studies are useful for the current research, because they show that exams not only affect to teachers’ methods of teaching, but also influence to student’s study behaviors, their </w:t>
      </w:r>
      <w:r w:rsidRPr="000C6109">
        <w:rPr>
          <w:color w:val="000000" w:themeColor="text1"/>
        </w:rPr>
        <w:t>learning strategy</w:t>
      </w:r>
      <w:r w:rsidRPr="000C6109">
        <w:rPr>
          <w:color w:val="000000" w:themeColor="text1"/>
          <w:highlight w:val="white"/>
        </w:rPr>
        <w:t xml:space="preserve">, and their motivation for learning English. </w:t>
      </w:r>
    </w:p>
    <w:p w14:paraId="61D37B02" w14:textId="77777777" w:rsidR="00A51775" w:rsidRPr="000C6109" w:rsidRDefault="00000000" w:rsidP="009775FB">
      <w:pPr>
        <w:ind w:firstLine="720"/>
        <w:rPr>
          <w:color w:val="000000" w:themeColor="text1"/>
          <w:highlight w:val="white"/>
        </w:rPr>
      </w:pPr>
      <w:r w:rsidRPr="000C6109">
        <w:rPr>
          <w:color w:val="000000" w:themeColor="text1"/>
          <w:highlight w:val="white"/>
        </w:rPr>
        <w:t>However, when we study that research carefully, there is still a gap of Vietnamese students, especially after the recent changes from the National High School Graduation Examination.</w:t>
      </w:r>
    </w:p>
    <w:p w14:paraId="0922E3E2" w14:textId="290EE318" w:rsidR="00A51775" w:rsidRPr="000C6109" w:rsidRDefault="00000000" w:rsidP="009775FB">
      <w:pPr>
        <w:pStyle w:val="Heading3"/>
        <w:rPr>
          <w:color w:val="000000" w:themeColor="text1"/>
          <w:highlight w:val="white"/>
        </w:rPr>
      </w:pPr>
      <w:bookmarkStart w:id="29" w:name="_Toc234609301"/>
      <w:r w:rsidRPr="000C6109">
        <w:rPr>
          <w:color w:val="000000" w:themeColor="text1"/>
          <w:highlight w:val="white"/>
        </w:rPr>
        <w:t>2.5.1 International Studies</w:t>
      </w:r>
      <w:bookmarkEnd w:id="29"/>
    </w:p>
    <w:p w14:paraId="1A8D0BA7" w14:textId="77777777" w:rsidR="00A51775" w:rsidRPr="000C6109" w:rsidRDefault="00000000" w:rsidP="009775FB">
      <w:pPr>
        <w:ind w:firstLine="720"/>
        <w:rPr>
          <w:color w:val="000000" w:themeColor="text1"/>
          <w:highlight w:val="white"/>
        </w:rPr>
      </w:pPr>
      <w:r w:rsidRPr="000C6109">
        <w:rPr>
          <w:color w:val="000000" w:themeColor="text1"/>
          <w:highlight w:val="white"/>
        </w:rPr>
        <w:t>Many international studies about washback has developed from general discussions of whether exams influence teaching and learning to research more specifically to the way learners react to important examinations.</w:t>
      </w:r>
    </w:p>
    <w:p w14:paraId="3004C223" w14:textId="77777777" w:rsidR="00A51775" w:rsidRPr="000C6109" w:rsidRDefault="00000000" w:rsidP="009775FB">
      <w:pPr>
        <w:ind w:firstLine="720"/>
        <w:rPr>
          <w:color w:val="000000" w:themeColor="text1"/>
          <w:highlight w:val="white"/>
        </w:rPr>
      </w:pPr>
      <w:r w:rsidRPr="000C6109">
        <w:rPr>
          <w:color w:val="000000" w:themeColor="text1"/>
          <w:highlight w:val="white"/>
        </w:rPr>
        <w:t>One of the most influential works is the research by Alderson and Wall (1993). These two authors did not simply assume that washback definitely exists. Instead, they questioned how and where washback appears. They argued that exams can influence what teachers teach, how teachers teach, what learners learn, and how learners learn. This research is important to the current topic because it provides a  basic foundation for viewing the High School Graduation Exam in English as a potential source of washback.</w:t>
      </w:r>
    </w:p>
    <w:p w14:paraId="41988298" w14:textId="77777777" w:rsidR="00A51775" w:rsidRPr="000C6109" w:rsidRDefault="00000000" w:rsidP="009775FB">
      <w:pPr>
        <w:ind w:firstLine="720"/>
        <w:rPr>
          <w:color w:val="000000" w:themeColor="text1"/>
          <w:highlight w:val="white"/>
        </w:rPr>
      </w:pPr>
      <w:r w:rsidRPr="000C6109">
        <w:rPr>
          <w:color w:val="000000" w:themeColor="text1"/>
          <w:highlight w:val="white"/>
        </w:rPr>
        <w:t>Cheng (1997) also studied washback in the context of one public examination in Hong Kong. The results show that one English examination, which has important characteristics, could shape out classroom activity, especially the teaching content, teaching materials and the activities which teachers choose in the class. The finding from this study is relevant to the current topic, because it showed that public examinations could have a strong impact on what happens in the classroom. However, Cheng’s study mainly focused on the teaching side, while the current topic is more concerned with students’ motivation and their learning behavior.</w:t>
      </w:r>
    </w:p>
    <w:p w14:paraId="12D6DECF" w14:textId="77777777" w:rsidR="00A51775" w:rsidRPr="000C6109" w:rsidRDefault="00000000" w:rsidP="009775FB">
      <w:pPr>
        <w:ind w:firstLine="720"/>
        <w:rPr>
          <w:color w:val="000000" w:themeColor="text1"/>
          <w:highlight w:val="white"/>
        </w:rPr>
      </w:pPr>
      <w:r w:rsidRPr="000C6109">
        <w:rPr>
          <w:color w:val="000000" w:themeColor="text1"/>
          <w:highlight w:val="white"/>
        </w:rPr>
        <w:t>The following studies started to focus more on learner. For example, Shih (2007) conducted a washback research, which studies from the student’s point of view and suggested a model of how exams can affect learner learning. This study suggested that exams can impact students' learning strategies, their study habits, and also their learning motivation. This is closer to the direction of the current research, since 12th-grade students are not just passive test-takers. The students also make their own decisions about how much time to study to English, which skills to focus on, and whether English is worth to invest time to study more.</w:t>
      </w:r>
    </w:p>
    <w:p w14:paraId="582E59A7" w14:textId="77777777" w:rsidR="00A51775" w:rsidRPr="000C6109" w:rsidRDefault="00000000" w:rsidP="009775FB">
      <w:pPr>
        <w:ind w:firstLine="720"/>
        <w:rPr>
          <w:color w:val="000000" w:themeColor="text1"/>
        </w:rPr>
      </w:pPr>
      <w:r w:rsidRPr="000C6109">
        <w:rPr>
          <w:color w:val="000000" w:themeColor="text1"/>
          <w:highlight w:val="white"/>
        </w:rPr>
        <w:t xml:space="preserve">Other research connected more directly high-pressure examination and study motivation. Dawadi (2021) studied a final English exam in Nepal and found that student motivation was influenced by exam pressure, the importance of the exam, and the student's personal goals. This is useful for the current topic because the National High School Graduation Exam in Vietnam also creates significant pressure on students. </w:t>
      </w:r>
      <w:r w:rsidRPr="000C6109">
        <w:rPr>
          <w:color w:val="000000" w:themeColor="text1"/>
        </w:rPr>
        <w:t>The exam allows some students to strive harder when studying but make others only care about their result on the exam.</w:t>
      </w:r>
    </w:p>
    <w:p w14:paraId="05324D30" w14:textId="77777777" w:rsidR="00A51775" w:rsidRPr="000C6109" w:rsidRDefault="00000000" w:rsidP="009775FB">
      <w:pPr>
        <w:ind w:firstLine="720"/>
        <w:rPr>
          <w:color w:val="000000" w:themeColor="text1"/>
          <w:highlight w:val="white"/>
        </w:rPr>
      </w:pPr>
      <w:r w:rsidRPr="000C6109">
        <w:rPr>
          <w:color w:val="000000" w:themeColor="text1"/>
        </w:rPr>
        <w:t>As shown by Dong et al. (2022) washbacks can be both positive and negative. Positive effects of exams are that they allow students to set goals clearer and take studying seriously. While negative effects are that they put pressure on students, narrow their scope of study, and force students to study just for passing the exam rather than learning realistic English ability. This effect going both ways is highly important to the topic at hand because English exams in Vietnam might not have the same effect on every student. Some students may have the motivation to learn English for higher educations but others may lose all interest in English after it becomes an elective</w:t>
      </w:r>
      <w:r w:rsidRPr="000C6109">
        <w:rPr>
          <w:color w:val="000000" w:themeColor="text1"/>
          <w:highlight w:val="white"/>
        </w:rPr>
        <w:t>.</w:t>
      </w:r>
    </w:p>
    <w:p w14:paraId="75C7E507" w14:textId="77777777" w:rsidR="00A51775" w:rsidRPr="000C6109" w:rsidRDefault="00000000" w:rsidP="009775FB">
      <w:pPr>
        <w:ind w:firstLine="720"/>
        <w:rPr>
          <w:color w:val="000000" w:themeColor="text1"/>
          <w:highlight w:val="white"/>
        </w:rPr>
      </w:pPr>
      <w:r w:rsidRPr="000C6109">
        <w:rPr>
          <w:color w:val="000000" w:themeColor="text1"/>
          <w:highlight w:val="white"/>
        </w:rPr>
        <w:t>In general, international studies show that important English examinations can affect both classroom teaching activity and students learning behaviors. These studies also pointed out that washback is not automatically positive or negative. Its impact depends on the structure of the exam, the learning context and the way students understand the value of their exams.</w:t>
      </w:r>
    </w:p>
    <w:p w14:paraId="10AA3F66" w14:textId="77777777" w:rsidR="00A51775" w:rsidRPr="000C6109" w:rsidRDefault="00000000" w:rsidP="009775FB">
      <w:pPr>
        <w:pStyle w:val="Heading3"/>
        <w:rPr>
          <w:color w:val="000000" w:themeColor="text1"/>
          <w:highlight w:val="white"/>
        </w:rPr>
      </w:pPr>
      <w:bookmarkStart w:id="30" w:name="_Toc234609302"/>
      <w:r w:rsidRPr="000C6109">
        <w:rPr>
          <w:color w:val="000000" w:themeColor="text1"/>
          <w:highlight w:val="white"/>
        </w:rPr>
        <w:t>2.5.2 Vietnamese Studies</w:t>
      </w:r>
      <w:bookmarkEnd w:id="30"/>
    </w:p>
    <w:p w14:paraId="6E4ED749" w14:textId="77777777" w:rsidR="00A51775" w:rsidRPr="000C6109" w:rsidRDefault="00000000" w:rsidP="009775FB">
      <w:pPr>
        <w:spacing w:before="120" w:after="120"/>
        <w:ind w:firstLine="720"/>
        <w:rPr>
          <w:color w:val="000000" w:themeColor="text1"/>
          <w:highlight w:val="white"/>
        </w:rPr>
      </w:pPr>
      <w:r w:rsidRPr="000C6109">
        <w:rPr>
          <w:color w:val="000000" w:themeColor="text1"/>
          <w:highlight w:val="white"/>
        </w:rPr>
        <w:t>In Vietnam, washback has also been discussed in different English language learning contexts. These studies are useful because they show how English exams can influence teaching and learning in Vietnam. However, most of these studies have not mainly focused on the learning motivations of current 12th-grade students regarding the High School Graduation Exam in English.</w:t>
      </w:r>
    </w:p>
    <w:p w14:paraId="61A6044D" w14:textId="77777777" w:rsidR="00A51775" w:rsidRPr="000C6109" w:rsidRDefault="00000000" w:rsidP="009775FB">
      <w:pPr>
        <w:spacing w:before="120" w:after="120"/>
        <w:ind w:firstLine="720"/>
        <w:rPr>
          <w:color w:val="000000" w:themeColor="text1"/>
          <w:highlight w:val="white"/>
        </w:rPr>
      </w:pPr>
      <w:r w:rsidRPr="000C6109">
        <w:rPr>
          <w:color w:val="000000" w:themeColor="text1"/>
          <w:highlight w:val="white"/>
        </w:rPr>
        <w:t>Thanh (2020) studied the washback effect of the English National Exam on the learning strategies of first year students whose majors are English at the University of Foreign Languages, Da Nang University. The study showed that the English National Exam can still influence students' learning strategies even after they have entered university. This finding shows that the impact of the test does not necessarily end immediately after the test date. However, the study participants were university students, not 12th-grade students preparing for the exam. Therefore, this study does not indicate enough on how the test affects students during the exam preparation period.</w:t>
      </w:r>
    </w:p>
    <w:p w14:paraId="38FFF6AF" w14:textId="77777777" w:rsidR="00A51775" w:rsidRPr="000C6109" w:rsidRDefault="00000000" w:rsidP="009775FB">
      <w:pPr>
        <w:spacing w:before="120" w:after="120"/>
        <w:ind w:firstLine="720"/>
        <w:rPr>
          <w:color w:val="000000" w:themeColor="text1"/>
          <w:highlight w:val="white"/>
        </w:rPr>
      </w:pPr>
      <w:r w:rsidRPr="000C6109">
        <w:rPr>
          <w:color w:val="000000" w:themeColor="text1"/>
          <w:highlight w:val="white"/>
        </w:rPr>
        <w:t>Dinh Minh Thu (2020) studied the washback effect of an English level test on teachers' awareness at a university in Vietnam. The study showed that tests can influence to the way teachers recognize their teaching content and classroom priorities. This consolidates the point of view that washback exists in the Vietnamese context. However, this study focuses more on teachers than students, and the research context is university rather than high school. Therefore, it only relates to the current topic partially.</w:t>
      </w:r>
    </w:p>
    <w:p w14:paraId="4EA762F4" w14:textId="77777777" w:rsidR="00A51775" w:rsidRPr="000C6109" w:rsidRDefault="00000000" w:rsidP="009775FB">
      <w:pPr>
        <w:spacing w:before="120" w:after="120"/>
        <w:ind w:firstLine="720"/>
        <w:rPr>
          <w:color w:val="000000" w:themeColor="text1"/>
          <w:highlight w:val="white"/>
        </w:rPr>
      </w:pPr>
      <w:r w:rsidRPr="000C6109">
        <w:rPr>
          <w:color w:val="000000" w:themeColor="text1"/>
          <w:highlight w:val="white"/>
        </w:rPr>
        <w:t>Tong and Pham (2024) showed a study which is closer to the current topic because they investigated English teaching practices under the washback effect of high-pressure English exams in the National High School Graduation Examination in Vietnam. The study results show that the exam affects many aspects of teaching, including teaching content, teaching materials, assessment tasks, teaching methods, classroom organization, and language which is used in the classroom. This study is quite close to the current topic as it also relates to the National High School Graduation Examination. However, the study focused mainly on teachers' teaching practices. Meanwhile, the current research changes its focus to students, particularly their motivation for learning English.</w:t>
      </w:r>
    </w:p>
    <w:p w14:paraId="068BFA25" w14:textId="77777777" w:rsidR="00A51775" w:rsidRPr="000C6109" w:rsidRDefault="00000000" w:rsidP="009775FB">
      <w:pPr>
        <w:spacing w:before="120" w:after="120"/>
        <w:ind w:firstLine="720"/>
        <w:rPr>
          <w:color w:val="000000" w:themeColor="text1"/>
          <w:highlight w:val="white"/>
        </w:rPr>
      </w:pPr>
      <w:r w:rsidRPr="000C6109">
        <w:rPr>
          <w:color w:val="000000" w:themeColor="text1"/>
          <w:highlight w:val="white"/>
        </w:rPr>
        <w:t>Nguyen (2023) studied the washback of IELTS as a standardized English output standard for final year students, whose majors are English, in Central Vietnam. The study showed that a high-pressure English test can affect learners' psychology and learning behavior. Similarly, Nguyen (2025) examined the washback of IELTS on students' learning at a Vietnamese university and found that IELTS can influence students' motivation and learning styles. These two studies are useful because they connect washback to learner psychology and motivation. However, both focused on IELTS and university students, not students in grade 12th, or the High School Graduation Exam in English.</w:t>
      </w:r>
    </w:p>
    <w:p w14:paraId="43080634" w14:textId="77777777" w:rsidR="00A51775" w:rsidRPr="000C6109" w:rsidRDefault="00000000" w:rsidP="009775FB">
      <w:pPr>
        <w:spacing w:before="120" w:after="120"/>
        <w:ind w:firstLine="720"/>
        <w:rPr>
          <w:color w:val="000000" w:themeColor="text1"/>
          <w:highlight w:val="white"/>
        </w:rPr>
      </w:pPr>
      <w:r w:rsidRPr="000C6109">
        <w:rPr>
          <w:color w:val="000000" w:themeColor="text1"/>
          <w:highlight w:val="white"/>
        </w:rPr>
        <w:t>From the studies in Vietnam, it can be seen that English tests can create washback. These factors can influence what teachers teach, how students learn, and how they(students) feel about English. However, there is still a lack of research that directly considers the motivations for learning English among 12th-grade students in the context of the current High School Graduation Examination, especially after English becomes an optional subject from 2025.</w:t>
      </w:r>
    </w:p>
    <w:p w14:paraId="25E2CB8A" w14:textId="77777777" w:rsidR="00A51775" w:rsidRPr="000C6109" w:rsidRDefault="00000000" w:rsidP="009775FB">
      <w:pPr>
        <w:pStyle w:val="Heading3"/>
        <w:rPr>
          <w:color w:val="000000" w:themeColor="text1"/>
        </w:rPr>
      </w:pPr>
      <w:bookmarkStart w:id="31" w:name="_Toc234609303"/>
      <w:r w:rsidRPr="000C6109">
        <w:rPr>
          <w:color w:val="000000" w:themeColor="text1"/>
        </w:rPr>
        <w:t>2.5.3 Synthesis of Findings</w:t>
      </w:r>
      <w:bookmarkEnd w:id="31"/>
    </w:p>
    <w:p w14:paraId="08A72E06" w14:textId="77777777" w:rsidR="00A51775" w:rsidRPr="000C6109" w:rsidRDefault="00000000" w:rsidP="009775FB">
      <w:pPr>
        <w:ind w:firstLine="720"/>
        <w:rPr>
          <w:color w:val="000000" w:themeColor="text1"/>
          <w:highlight w:val="white"/>
        </w:rPr>
      </w:pPr>
      <w:r w:rsidRPr="000C6109">
        <w:rPr>
          <w:color w:val="000000" w:themeColor="text1"/>
          <w:highlight w:val="white"/>
        </w:rPr>
        <w:t>The studies reviewed above show that high-stakes English examinations can influence teaching, learning, and learner motivation. Although washback may produce both positive and negative effects, its impact appears to depend on examination requirements, the learning context, and how learners respond to the examination. The literature also suggests that learner motivation is closely associated with high-stakes examinations and is often influenced by external factors, such as examination results or university admission.</w:t>
      </w:r>
    </w:p>
    <w:p w14:paraId="109D5B33" w14:textId="77777777" w:rsidR="00A51775" w:rsidRPr="000C6109" w:rsidRDefault="00000000" w:rsidP="009775FB">
      <w:pPr>
        <w:ind w:firstLine="720"/>
        <w:rPr>
          <w:color w:val="000000" w:themeColor="text1"/>
          <w:highlight w:val="white"/>
        </w:rPr>
      </w:pPr>
      <w:r w:rsidRPr="000C6109">
        <w:rPr>
          <w:color w:val="000000" w:themeColor="text1"/>
        </w:rPr>
        <w:t>Nonetheless, some gaps are still found in previous research studies. Studies of washback conducted in foreign contexts; however, Vietnamese-based research mainly focused on washback at universities, IELTS, teachers’ awareness, and teaching practices. Therefore, English learning motivation of Vietnamese Grade 12 students before National High School Graduation Examination remains understudied, especially after English was announced as one of the elective examination subjects in 2025</w:t>
      </w:r>
      <w:r w:rsidRPr="000C6109">
        <w:rPr>
          <w:color w:val="000000" w:themeColor="text1"/>
          <w:highlight w:val="white"/>
        </w:rPr>
        <w:t>.</w:t>
      </w:r>
    </w:p>
    <w:p w14:paraId="0D78BD06" w14:textId="6D06DBF9" w:rsidR="00A51775" w:rsidRPr="009775FB" w:rsidRDefault="00000000" w:rsidP="009775FB">
      <w:pPr>
        <w:ind w:firstLine="720"/>
        <w:rPr>
          <w:color w:val="000000" w:themeColor="text1"/>
          <w:highlight w:val="white"/>
        </w:rPr>
      </w:pPr>
      <w:r w:rsidRPr="000C6109">
        <w:rPr>
          <w:color w:val="000000" w:themeColor="text1"/>
          <w:highlight w:val="white"/>
        </w:rPr>
        <w:t>Therefore, the present study investigates the relationship between the washback effect of the National High School Graduation Examination in English and the English learning motivation of Vietnamese Grade 12 students. It also explores how students perceive the influence of the examination on their motivation and learning behaviour.</w:t>
      </w:r>
      <w:bookmarkStart w:id="32" w:name="_jix3eyvj6ehs" w:colFirst="0" w:colLast="0"/>
      <w:bookmarkEnd w:id="32"/>
    </w:p>
    <w:p w14:paraId="6BF837A4" w14:textId="77777777" w:rsidR="00A51775" w:rsidRPr="000C6109" w:rsidRDefault="00000000" w:rsidP="009775FB">
      <w:pPr>
        <w:pStyle w:val="Heading1"/>
        <w:keepNext w:val="0"/>
        <w:keepLines w:val="0"/>
        <w:spacing w:before="0" w:after="80"/>
        <w:jc w:val="center"/>
        <w:rPr>
          <w:color w:val="000000" w:themeColor="text1"/>
          <w:sz w:val="32"/>
          <w:szCs w:val="32"/>
          <w:highlight w:val="white"/>
        </w:rPr>
      </w:pPr>
      <w:bookmarkStart w:id="33" w:name="_Toc234609304"/>
      <w:r w:rsidRPr="000C6109">
        <w:rPr>
          <w:color w:val="000000" w:themeColor="text1"/>
          <w:sz w:val="32"/>
          <w:szCs w:val="32"/>
          <w:highlight w:val="white"/>
        </w:rPr>
        <w:t xml:space="preserve">CHAPTER 3: </w:t>
      </w:r>
      <w:r w:rsidRPr="000C6109">
        <w:rPr>
          <w:color w:val="000000" w:themeColor="text1"/>
          <w:sz w:val="32"/>
          <w:szCs w:val="32"/>
          <w:highlight w:val="white"/>
        </w:rPr>
        <w:br/>
        <w:t>RESEARCH METHODOLOGY</w:t>
      </w:r>
      <w:bookmarkEnd w:id="33"/>
    </w:p>
    <w:p w14:paraId="2C7B7738" w14:textId="77777777" w:rsidR="00A51775" w:rsidRPr="000C6109" w:rsidRDefault="00000000" w:rsidP="009775FB">
      <w:pPr>
        <w:pStyle w:val="Heading2"/>
        <w:rPr>
          <w:color w:val="000000" w:themeColor="text1"/>
        </w:rPr>
      </w:pPr>
      <w:bookmarkStart w:id="34" w:name="_Toc234609305"/>
      <w:r w:rsidRPr="000C6109">
        <w:rPr>
          <w:color w:val="000000" w:themeColor="text1"/>
        </w:rPr>
        <w:t>3.1 Research Design</w:t>
      </w:r>
      <w:bookmarkEnd w:id="34"/>
    </w:p>
    <w:p w14:paraId="1799591E" w14:textId="77777777" w:rsidR="00A51775" w:rsidRPr="000C6109" w:rsidRDefault="00000000" w:rsidP="009775FB">
      <w:pPr>
        <w:spacing w:before="120" w:after="120"/>
        <w:ind w:firstLine="720"/>
        <w:rPr>
          <w:color w:val="000000" w:themeColor="text1"/>
        </w:rPr>
      </w:pPr>
      <w:r w:rsidRPr="000C6109">
        <w:rPr>
          <w:color w:val="000000" w:themeColor="text1"/>
        </w:rPr>
        <w:t>This research will adopt an explanatory sequential mixed-methods design proposed by Creswell and Plano Clark (2018). According to Dörnyei (2007), combining questionnaires and interviews is common in applied linguistics research because these two methods provide different types of evidence. Accordingly, the data collection process will be conducted in two phases. In the first phase, we will collect quantitative data through questionnaire surveys administered to Grade 12 students in Block A01 and Block D, to examine the relationship between washback and learner motivation and to address Research Question 1. In the second phase, we will select participants with relatively high and low levels of motivation from the questionnaire respondents for semi-structured interviews. The qualitative data collected from these interviews will be used to explore how students perceive the factors that influence their motivation to learn English, to address Research Question 2, and to provide a deeper explanation of the quantitative findings.</w:t>
      </w:r>
    </w:p>
    <w:p w14:paraId="23245C93" w14:textId="67EAE5EC" w:rsidR="00A51775" w:rsidRDefault="00000000" w:rsidP="009775FB">
      <w:pPr>
        <w:spacing w:before="120" w:after="120"/>
        <w:rPr>
          <w:color w:val="000000" w:themeColor="text1"/>
          <w:highlight w:val="white"/>
        </w:rPr>
      </w:pPr>
      <w:r w:rsidRPr="000C6109">
        <w:rPr>
          <w:color w:val="000000" w:themeColor="text1"/>
          <w:highlight w:val="white"/>
        </w:rPr>
        <w:t>The overall research design is presented in Figure 3.1</w:t>
      </w:r>
    </w:p>
    <w:p w14:paraId="01B71C6C" w14:textId="77777777" w:rsidR="009775FB" w:rsidRDefault="009775FB" w:rsidP="009775FB">
      <w:pPr>
        <w:spacing w:before="120" w:after="120"/>
        <w:rPr>
          <w:color w:val="000000" w:themeColor="text1"/>
          <w:highlight w:val="white"/>
        </w:rPr>
      </w:pPr>
    </w:p>
    <w:p w14:paraId="45003ACF" w14:textId="77777777" w:rsidR="00A51775" w:rsidRPr="000C6109" w:rsidRDefault="00000000" w:rsidP="009775FB">
      <w:pPr>
        <w:rPr>
          <w:color w:val="000000" w:themeColor="text1"/>
          <w:highlight w:val="white"/>
        </w:rPr>
      </w:pPr>
      <w:r w:rsidRPr="000C6109">
        <w:rPr>
          <w:noProof/>
          <w:color w:val="000000" w:themeColor="text1"/>
        </w:rPr>
        <w:drawing>
          <wp:anchor distT="114300" distB="114300" distL="114300" distR="114300" simplePos="0" relativeHeight="251658240" behindDoc="0" locked="0" layoutInCell="1" hidden="0" allowOverlap="1" wp14:anchorId="33FB932B" wp14:editId="5549B934">
            <wp:simplePos x="0" y="0"/>
            <wp:positionH relativeFrom="column">
              <wp:posOffset>19052</wp:posOffset>
            </wp:positionH>
            <wp:positionV relativeFrom="paragraph">
              <wp:posOffset>114300</wp:posOffset>
            </wp:positionV>
            <wp:extent cx="5959078" cy="4033838"/>
            <wp:effectExtent l="0" t="0" r="0" b="0"/>
            <wp:wrapTopAndBottom distT="114300" distB="11430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5959078" cy="4033838"/>
                    </a:xfrm>
                    <a:prstGeom prst="rect">
                      <a:avLst/>
                    </a:prstGeom>
                    <a:ln/>
                  </pic:spPr>
                </pic:pic>
              </a:graphicData>
            </a:graphic>
          </wp:anchor>
        </w:drawing>
      </w:r>
    </w:p>
    <w:p w14:paraId="1BB03774" w14:textId="6EB89036" w:rsidR="00A51775" w:rsidRPr="009775FB" w:rsidRDefault="00000000" w:rsidP="009775FB">
      <w:pPr>
        <w:spacing w:before="120" w:after="120"/>
        <w:jc w:val="center"/>
        <w:rPr>
          <w:i/>
          <w:iCs/>
          <w:color w:val="000000" w:themeColor="text1"/>
          <w:highlight w:val="white"/>
        </w:rPr>
      </w:pPr>
      <w:r w:rsidRPr="000C6109">
        <w:rPr>
          <w:i/>
          <w:iCs/>
          <w:color w:val="000000" w:themeColor="text1"/>
          <w:highlight w:val="white"/>
        </w:rPr>
        <w:t>Figure 3.1: Research Design of the Study</w:t>
      </w:r>
    </w:p>
    <w:p w14:paraId="524C1BEE" w14:textId="77777777" w:rsidR="00A51775" w:rsidRPr="000C6109" w:rsidRDefault="00000000" w:rsidP="009775FB">
      <w:pPr>
        <w:pStyle w:val="Heading2"/>
        <w:spacing w:before="120" w:after="120"/>
        <w:rPr>
          <w:color w:val="000000" w:themeColor="text1"/>
        </w:rPr>
      </w:pPr>
      <w:bookmarkStart w:id="35" w:name="_Toc234609306"/>
      <w:r w:rsidRPr="000C6109">
        <w:rPr>
          <w:color w:val="000000" w:themeColor="text1"/>
        </w:rPr>
        <w:t>3.2 Research  Setting</w:t>
      </w:r>
      <w:bookmarkEnd w:id="35"/>
    </w:p>
    <w:p w14:paraId="4CD85B8B" w14:textId="77777777" w:rsidR="00A51775" w:rsidRPr="000C6109" w:rsidRDefault="00000000" w:rsidP="009775FB">
      <w:pPr>
        <w:spacing w:after="160"/>
        <w:rPr>
          <w:b/>
          <w:bCs/>
          <w:color w:val="000000" w:themeColor="text1"/>
          <w:sz w:val="28"/>
          <w:szCs w:val="28"/>
          <w:highlight w:val="white"/>
        </w:rPr>
      </w:pPr>
      <w:r w:rsidRPr="000C6109">
        <w:rPr>
          <w:b/>
          <w:bCs/>
          <w:color w:val="000000" w:themeColor="text1"/>
          <w:sz w:val="28"/>
          <w:szCs w:val="28"/>
          <w:highlight w:val="white"/>
        </w:rPr>
        <w:t>Giong Ong To High School, Ho Chi Minh City (former District 2)</w:t>
      </w:r>
    </w:p>
    <w:p w14:paraId="233CB46C" w14:textId="77777777" w:rsidR="00A51775" w:rsidRPr="000C6109" w:rsidRDefault="00000000" w:rsidP="009775FB">
      <w:pPr>
        <w:pStyle w:val="Heading3"/>
        <w:rPr>
          <w:color w:val="000000" w:themeColor="text1"/>
        </w:rPr>
      </w:pPr>
      <w:bookmarkStart w:id="36" w:name="_Toc234609307"/>
      <w:r w:rsidRPr="000C6109">
        <w:rPr>
          <w:color w:val="000000" w:themeColor="text1"/>
        </w:rPr>
        <w:t>3.2.1.</w:t>
      </w:r>
      <w:r w:rsidRPr="000C6109">
        <w:rPr>
          <w:color w:val="000000" w:themeColor="text1"/>
        </w:rPr>
        <w:tab/>
        <w:t>Overview:</w:t>
      </w:r>
      <w:bookmarkEnd w:id="36"/>
      <w:r w:rsidRPr="000C6109">
        <w:rPr>
          <w:color w:val="000000" w:themeColor="text1"/>
        </w:rPr>
        <w:t xml:space="preserve"> </w:t>
      </w:r>
    </w:p>
    <w:p w14:paraId="6AE24D4D" w14:textId="77777777" w:rsidR="00A51775" w:rsidRPr="000C6109" w:rsidRDefault="00000000" w:rsidP="009775FB">
      <w:pPr>
        <w:spacing w:before="120" w:after="120"/>
        <w:ind w:firstLine="720"/>
        <w:rPr>
          <w:color w:val="000000" w:themeColor="text1"/>
        </w:rPr>
      </w:pPr>
      <w:r w:rsidRPr="000C6109">
        <w:rPr>
          <w:color w:val="000000" w:themeColor="text1"/>
        </w:rPr>
        <w:t>Giong Ong To High School was established in 1978 at Nguyen Thi Dinh Street, Binh Trung Ward, Ho Chi Minh City. The school currently has about 1,400-1,500 students in total, including Grades 10, 11, and 12. However, there are still some areas previous studies have not fully covered. Washback studies conducted overseas; while Vietnamese context-based research primarily target washback at university, IELTS, washback awareness of teachers and teaching practice. Thus, investigating English learning motivation of Vietnamese students before National High School Graduation Examination becomes necessary, particularly since English was recently declared as one of the elective examination subjects in 2025. As a non-specialized public school under the local district’s enrollment scheme with mass quota, students here can represent the general population of students in the district, including long-term residents and immigrant students, rather than one specific group of students.</w:t>
      </w:r>
    </w:p>
    <w:p w14:paraId="06BC7A6A" w14:textId="77777777" w:rsidR="00A51775" w:rsidRPr="000C6109" w:rsidRDefault="00000000" w:rsidP="009775FB">
      <w:pPr>
        <w:spacing w:before="120" w:after="120"/>
        <w:ind w:firstLine="720"/>
        <w:rPr>
          <w:color w:val="000000" w:themeColor="text1"/>
        </w:rPr>
      </w:pPr>
      <w:r w:rsidRPr="000C6109">
        <w:rPr>
          <w:color w:val="000000" w:themeColor="text1"/>
        </w:rPr>
        <w:t>Students are placed into different Grade 12 classes based on their intended university admission subject combination (block) instead of academic achievement. There are about 550 students in Grade 12, consisting of 10 classes, at the school during the academic year of 2025-2026:</w:t>
      </w:r>
    </w:p>
    <w:p w14:paraId="07B0D64E" w14:textId="77777777" w:rsidR="00A51775" w:rsidRPr="000C6109" w:rsidRDefault="00000000" w:rsidP="009775FB">
      <w:pPr>
        <w:numPr>
          <w:ilvl w:val="0"/>
          <w:numId w:val="6"/>
        </w:numPr>
        <w:spacing w:before="120" w:after="120"/>
        <w:ind w:firstLine="720"/>
        <w:rPr>
          <w:color w:val="000000" w:themeColor="text1"/>
        </w:rPr>
      </w:pPr>
      <w:r w:rsidRPr="000C6109">
        <w:rPr>
          <w:color w:val="000000" w:themeColor="text1"/>
        </w:rPr>
        <w:t>Block A (Mathematics – Physics – Chemistry): classes 12A1-A3</w:t>
      </w:r>
    </w:p>
    <w:p w14:paraId="261A1EBE" w14:textId="77777777" w:rsidR="00A51775" w:rsidRPr="000C6109" w:rsidRDefault="00000000" w:rsidP="009775FB">
      <w:pPr>
        <w:numPr>
          <w:ilvl w:val="0"/>
          <w:numId w:val="6"/>
        </w:numPr>
        <w:spacing w:before="120" w:after="120"/>
        <w:ind w:firstLine="720"/>
        <w:rPr>
          <w:color w:val="000000" w:themeColor="text1"/>
        </w:rPr>
      </w:pPr>
      <w:r w:rsidRPr="000C6109">
        <w:rPr>
          <w:color w:val="000000" w:themeColor="text1"/>
        </w:rPr>
        <w:t>Block A01 (Mathematics – Physics – English): classes 12A4-A6</w:t>
      </w:r>
    </w:p>
    <w:p w14:paraId="531A1F89" w14:textId="77777777" w:rsidR="00A51775" w:rsidRPr="000C6109" w:rsidRDefault="00000000" w:rsidP="009775FB">
      <w:pPr>
        <w:numPr>
          <w:ilvl w:val="0"/>
          <w:numId w:val="6"/>
        </w:numPr>
        <w:spacing w:before="120" w:after="120"/>
        <w:ind w:firstLine="720"/>
        <w:rPr>
          <w:color w:val="000000" w:themeColor="text1"/>
        </w:rPr>
      </w:pPr>
      <w:r w:rsidRPr="000C6109">
        <w:rPr>
          <w:color w:val="000000" w:themeColor="text1"/>
        </w:rPr>
        <w:t>Block B (Mathematics – Chemistry – Biology): class 12B1</w:t>
      </w:r>
    </w:p>
    <w:p w14:paraId="2C38B3AC" w14:textId="77777777" w:rsidR="00A51775" w:rsidRPr="000C6109" w:rsidRDefault="00000000" w:rsidP="009775FB">
      <w:pPr>
        <w:numPr>
          <w:ilvl w:val="0"/>
          <w:numId w:val="6"/>
        </w:numPr>
        <w:spacing w:before="120" w:after="120"/>
        <w:ind w:firstLine="720"/>
        <w:rPr>
          <w:color w:val="000000" w:themeColor="text1"/>
        </w:rPr>
      </w:pPr>
      <w:r w:rsidRPr="000C6109">
        <w:rPr>
          <w:color w:val="000000" w:themeColor="text1"/>
        </w:rPr>
        <w:t>Block D (Mathematics – Literature – English): classes 12D1-D3</w:t>
      </w:r>
    </w:p>
    <w:p w14:paraId="16518C5A" w14:textId="77777777" w:rsidR="00A51775" w:rsidRPr="000C6109" w:rsidRDefault="00000000" w:rsidP="009775FB">
      <w:pPr>
        <w:spacing w:before="120" w:after="120"/>
        <w:ind w:firstLine="720"/>
        <w:rPr>
          <w:color w:val="000000" w:themeColor="text1"/>
        </w:rPr>
      </w:pPr>
      <w:r w:rsidRPr="000C6109">
        <w:rPr>
          <w:color w:val="000000" w:themeColor="text1"/>
        </w:rPr>
        <w:t>Among these four blocks, only Block A01 and Block D include English as an admission subject. Students in these two blocks have a stronger, more direct reason to focus on English, since their English score affects their university admission results. Students in Block A and Block B do not need English for admission and are therefore less likely to be strongly affected by the exam.</w:t>
      </w:r>
    </w:p>
    <w:p w14:paraId="51821B61" w14:textId="77777777" w:rsidR="00A51775" w:rsidRPr="000C6109" w:rsidRDefault="00000000" w:rsidP="009775FB">
      <w:pPr>
        <w:spacing w:before="120" w:after="120"/>
        <w:ind w:firstLine="720"/>
        <w:rPr>
          <w:color w:val="000000" w:themeColor="text1"/>
        </w:rPr>
      </w:pPr>
      <w:r w:rsidRPr="000C6109">
        <w:rPr>
          <w:color w:val="000000" w:themeColor="text1"/>
        </w:rPr>
        <w:t>For this reason, the present study focuses on students from Block A01 and Block D, which together form a population of approximately 270-280 Grade 12 students. This serves as the sampling frame for the questionnaire survey described in Section 3.3.</w:t>
      </w:r>
    </w:p>
    <w:p w14:paraId="07614B68" w14:textId="77777777" w:rsidR="00A51775" w:rsidRPr="000C6109" w:rsidRDefault="00000000" w:rsidP="009775FB">
      <w:pPr>
        <w:spacing w:before="120" w:after="120"/>
        <w:ind w:firstLine="720"/>
        <w:rPr>
          <w:color w:val="000000" w:themeColor="text1"/>
        </w:rPr>
      </w:pPr>
      <w:r w:rsidRPr="000C6109">
        <w:rPr>
          <w:color w:val="000000" w:themeColor="text1"/>
        </w:rPr>
        <w:t>Grade 12 classes for the 2026-2027 academic year have not yet been formed at the time of writing. Data collection will take place during that year, so the population figures above are based on the most recent available data (2025-2026). The class structure is expected to remain broadly similar, but exact figures will be confirmed once class placement for the new academic year is completed.</w:t>
      </w:r>
    </w:p>
    <w:p w14:paraId="3A968F3A" w14:textId="77777777" w:rsidR="00A51775" w:rsidRPr="000C6109" w:rsidRDefault="00000000" w:rsidP="009775FB">
      <w:pPr>
        <w:pStyle w:val="Heading3"/>
        <w:spacing w:after="160"/>
        <w:rPr>
          <w:color w:val="000000" w:themeColor="text1"/>
        </w:rPr>
      </w:pPr>
      <w:bookmarkStart w:id="37" w:name="_Toc234609308"/>
      <w:r w:rsidRPr="000C6109">
        <w:rPr>
          <w:color w:val="000000" w:themeColor="text1"/>
        </w:rPr>
        <w:t>3.2.2</w:t>
      </w:r>
      <w:r w:rsidRPr="000C6109">
        <w:rPr>
          <w:color w:val="000000" w:themeColor="text1"/>
          <w:sz w:val="14"/>
          <w:szCs w:val="14"/>
        </w:rPr>
        <w:t xml:space="preserve"> </w:t>
      </w:r>
      <w:r w:rsidRPr="000C6109">
        <w:rPr>
          <w:color w:val="000000" w:themeColor="text1"/>
        </w:rPr>
        <w:t>Background: high school graduation exam (2025-2026) new format</w:t>
      </w:r>
      <w:bookmarkEnd w:id="37"/>
    </w:p>
    <w:p w14:paraId="3D01719F" w14:textId="77777777" w:rsidR="00A51775" w:rsidRPr="000C6109" w:rsidRDefault="00000000" w:rsidP="009775FB">
      <w:pPr>
        <w:spacing w:before="120" w:after="120"/>
        <w:ind w:firstLine="720"/>
        <w:rPr>
          <w:color w:val="000000" w:themeColor="text1"/>
        </w:rPr>
      </w:pPr>
      <w:r w:rsidRPr="000C6109">
        <w:rPr>
          <w:color w:val="000000" w:themeColor="text1"/>
        </w:rPr>
        <w:t>From 2025, the high school exam had a significant change, leaving only 2 compulsory subjects (Literature, Math) and 2 elective subjects (the remaining subjects), which means that English has become an elective subject and this is the highlight of the topic.</w:t>
      </w:r>
    </w:p>
    <w:p w14:paraId="7B70BA86" w14:textId="77777777" w:rsidR="00A51775" w:rsidRPr="000C6109" w:rsidRDefault="00000000" w:rsidP="009775FB">
      <w:pPr>
        <w:spacing w:before="120" w:after="120"/>
        <w:ind w:firstLine="720"/>
        <w:rPr>
          <w:color w:val="000000" w:themeColor="text1"/>
        </w:rPr>
      </w:pPr>
      <w:r w:rsidRPr="000C6109">
        <w:rPr>
          <w:color w:val="000000" w:themeColor="text1"/>
        </w:rPr>
        <w:t>The number of students taking the English exam has dropped sharply since this change. In 2024, there were 906,549 students taking the English test nationwide, with an average score of 5.51 (Vietnam Government Portal, 2024). This number then decreased to 351,848 in 2025 and continued to decrease to 334,547 in 2026, while the average score also declined to 5.38 in 2025 and 5.07 in 2026 (Vietnam Government Portal, 2026). As shown in Figure 3.2, the 2026 distribution further shows that more than half of all candidates (50.25%) scored below 5.0, with a mode of only 4.25, while just 15.87% scored 7.0 or above and only 311 candidates achieved a perfect score of 10.</w:t>
      </w:r>
    </w:p>
    <w:p w14:paraId="2EB097BF" w14:textId="77777777" w:rsidR="00A51775" w:rsidRPr="000C6109" w:rsidRDefault="00000000" w:rsidP="009775FB">
      <w:pPr>
        <w:spacing w:before="120" w:after="120"/>
        <w:jc w:val="center"/>
        <w:rPr>
          <w:color w:val="000000" w:themeColor="text1"/>
        </w:rPr>
      </w:pPr>
      <w:r w:rsidRPr="000C6109">
        <w:rPr>
          <w:noProof/>
          <w:color w:val="000000" w:themeColor="text1"/>
        </w:rPr>
        <w:drawing>
          <wp:inline distT="114300" distB="114300" distL="114300" distR="114300" wp14:anchorId="0852DEE7" wp14:editId="6E3E03AE">
            <wp:extent cx="5044913" cy="2829619"/>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5044913" cy="2829619"/>
                    </a:xfrm>
                    <a:prstGeom prst="rect">
                      <a:avLst/>
                    </a:prstGeom>
                    <a:ln/>
                  </pic:spPr>
                </pic:pic>
              </a:graphicData>
            </a:graphic>
          </wp:inline>
        </w:drawing>
      </w:r>
    </w:p>
    <w:p w14:paraId="47BA57F9" w14:textId="77777777" w:rsidR="00A51775" w:rsidRPr="000C6109" w:rsidRDefault="00000000" w:rsidP="009775FB">
      <w:pPr>
        <w:spacing w:before="120" w:after="120"/>
        <w:rPr>
          <w:i/>
          <w:iCs/>
          <w:color w:val="000000" w:themeColor="text1"/>
        </w:rPr>
      </w:pPr>
      <w:r w:rsidRPr="000C6109">
        <w:rPr>
          <w:i/>
          <w:iCs/>
          <w:color w:val="000000" w:themeColor="text1"/>
        </w:rPr>
        <w:t>Figure 3.2: Basic Statistics of the English Exam Score Distribution, 2025-2026 (Source: Vietnam Government Portal, 2026)</w:t>
      </w:r>
    </w:p>
    <w:p w14:paraId="52CDC046" w14:textId="7B78684F" w:rsidR="00A51775" w:rsidRPr="000C6109" w:rsidRDefault="00000000" w:rsidP="009775FB">
      <w:pPr>
        <w:pStyle w:val="Heading2"/>
        <w:spacing w:before="120" w:after="120"/>
        <w:rPr>
          <w:color w:val="000000" w:themeColor="text1"/>
        </w:rPr>
      </w:pPr>
      <w:bookmarkStart w:id="38" w:name="_Toc234609309"/>
      <w:r w:rsidRPr="000C6109">
        <w:rPr>
          <w:color w:val="000000" w:themeColor="text1"/>
        </w:rPr>
        <w:t>3.3 Participants</w:t>
      </w:r>
      <w:bookmarkEnd w:id="38"/>
    </w:p>
    <w:p w14:paraId="3A562EF2" w14:textId="77777777" w:rsidR="00A51775" w:rsidRPr="000C6109" w:rsidRDefault="00000000" w:rsidP="009775FB">
      <w:pPr>
        <w:ind w:firstLine="720"/>
        <w:rPr>
          <w:color w:val="000000" w:themeColor="text1"/>
          <w:highlight w:val="white"/>
        </w:rPr>
      </w:pPr>
      <w:r w:rsidRPr="000C6109">
        <w:rPr>
          <w:color w:val="000000" w:themeColor="text1"/>
        </w:rPr>
        <w:t>The participants of this study are the Grade 12 students of Block A01 and Block D at Giong Ong To High School, introduced in Section 3.2. They are recruited because English is one of the subjects of admission exam that students take when they apply for high school. Therefore, the students who learn English as one of their exam subjects are suitable participants to research washback effects on English learning motivation. The participants will take part in questionnaire survey and semi-structured interviews mentioned in Sections 3.3.1 and 3.3.2.</w:t>
      </w:r>
    </w:p>
    <w:p w14:paraId="1753DAE0" w14:textId="77777777" w:rsidR="00A51775" w:rsidRPr="000C6109" w:rsidRDefault="00000000" w:rsidP="009775FB">
      <w:pPr>
        <w:pStyle w:val="Heading3"/>
        <w:spacing w:before="240" w:after="240"/>
        <w:rPr>
          <w:color w:val="000000" w:themeColor="text1"/>
        </w:rPr>
      </w:pPr>
      <w:bookmarkStart w:id="39" w:name="_Toc234609310"/>
      <w:r w:rsidRPr="000C6109">
        <w:rPr>
          <w:color w:val="000000" w:themeColor="text1"/>
        </w:rPr>
        <w:t>3.3.1 Questionaire</w:t>
      </w:r>
      <w:bookmarkEnd w:id="39"/>
    </w:p>
    <w:p w14:paraId="07007881" w14:textId="77777777" w:rsidR="00A51775" w:rsidRPr="000C6109" w:rsidRDefault="00000000" w:rsidP="009775FB">
      <w:pPr>
        <w:ind w:firstLine="720"/>
        <w:rPr>
          <w:color w:val="000000" w:themeColor="text1"/>
        </w:rPr>
      </w:pPr>
      <w:r w:rsidRPr="000C6109">
        <w:rPr>
          <w:color w:val="000000" w:themeColor="text1"/>
        </w:rPr>
        <w:t>The desired sample size is around 150-200 students. There are about 270-280 students in Block A01 and Block D combined, which is the entire population we could sample from. However, we wanted our target to be around 150-200 students to account for how many classes we can access, absence of students, incomplete questionnaires, but still take around 55-70% of the population. This percentage will leave us with over 100 students' responses which is the bare minimum for survey research (Dörnyei, 2007). The sample size may be more or less than 150-200 depending on class accessibility and school agreements.</w:t>
      </w:r>
    </w:p>
    <w:p w14:paraId="381B9806" w14:textId="77777777" w:rsidR="00A51775" w:rsidRPr="000C6109" w:rsidRDefault="00000000" w:rsidP="009775FB">
      <w:pPr>
        <w:ind w:firstLine="720"/>
        <w:rPr>
          <w:color w:val="000000" w:themeColor="text1"/>
        </w:rPr>
      </w:pPr>
      <w:r w:rsidRPr="000C6109">
        <w:rPr>
          <w:color w:val="000000" w:themeColor="text1"/>
        </w:rPr>
        <w:t>The sample type will be convenience sampling. The participants of the study will be from the classes that we are able to access while collecting our data. This is convenience sampling because we are unable to perform random sampling on all students due to time restraints and accessibility.</w:t>
      </w:r>
    </w:p>
    <w:p w14:paraId="22283BDE" w14:textId="77777777" w:rsidR="009775FB" w:rsidRDefault="00000000" w:rsidP="009775FB">
      <w:pPr>
        <w:ind w:firstLine="720"/>
        <w:rPr>
          <w:color w:val="000000" w:themeColor="text1"/>
        </w:rPr>
      </w:pPr>
      <w:r w:rsidRPr="000C6109">
        <w:rPr>
          <w:color w:val="000000" w:themeColor="text1"/>
        </w:rPr>
        <w:t>One limitation to this method is that students will only be from one school, so results may not show an accurate representation of all Vietnamese students in Grade 12. However, this is workable because this study is looking to understand the students' experience within this school, not generalize to all of Vietnam.</w:t>
      </w:r>
    </w:p>
    <w:p w14:paraId="4C46C252" w14:textId="310EDC5A" w:rsidR="00A51775" w:rsidRPr="000C6109" w:rsidRDefault="00000000" w:rsidP="009775FB">
      <w:pPr>
        <w:ind w:firstLine="720"/>
        <w:rPr>
          <w:color w:val="000000" w:themeColor="text1"/>
        </w:rPr>
      </w:pPr>
      <w:r w:rsidRPr="000C6109">
        <w:rPr>
          <w:color w:val="000000" w:themeColor="text1"/>
        </w:rPr>
        <w:t>Students will be told the purposes of this study and that their participation is voluntary and confidential before they decide to take the questionnaire. Only students who agree to participate will be factored into the study.</w:t>
      </w:r>
    </w:p>
    <w:p w14:paraId="51998ECB" w14:textId="77777777" w:rsidR="00A51775" w:rsidRPr="000C6109" w:rsidRDefault="00000000" w:rsidP="009775FB">
      <w:pPr>
        <w:pStyle w:val="Heading3"/>
        <w:spacing w:before="240" w:after="240"/>
        <w:rPr>
          <w:color w:val="000000" w:themeColor="text1"/>
        </w:rPr>
      </w:pPr>
      <w:bookmarkStart w:id="40" w:name="_Toc234609311"/>
      <w:r w:rsidRPr="000C6109">
        <w:rPr>
          <w:color w:val="000000" w:themeColor="text1"/>
        </w:rPr>
        <w:t>3.3.2 Interview sample</w:t>
      </w:r>
      <w:bookmarkEnd w:id="40"/>
    </w:p>
    <w:p w14:paraId="0B07D4C5" w14:textId="77777777" w:rsidR="00A51775" w:rsidRPr="000C6109" w:rsidRDefault="00000000" w:rsidP="009775FB">
      <w:pPr>
        <w:ind w:firstLine="720"/>
        <w:rPr>
          <w:color w:val="000000" w:themeColor="text1"/>
        </w:rPr>
      </w:pPr>
      <w:r w:rsidRPr="000C6109">
        <w:rPr>
          <w:color w:val="000000" w:themeColor="text1"/>
        </w:rPr>
        <w:t>Six to eight students will participate in semi-structured interviews. Students will be selected from those who answered the first-phase survey based on maximum variation sampling: some students who score high on English learning motivation and some who score low. The number falls within Dörnyei’s (2007) recommended range of 6 to 10 interview study participants. This number allows enough breadth in data for adequate analysis while remaining realistic for researchers to analyze within the study’s time constraints. If a student declines to participate or is unable to, a student with similar English learning motivation (high or low) will be invited to participate in their place.</w:t>
      </w:r>
    </w:p>
    <w:p w14:paraId="467A46EF" w14:textId="77777777" w:rsidR="00A51775" w:rsidRPr="000C6109" w:rsidRDefault="00000000" w:rsidP="009775FB">
      <w:pPr>
        <w:ind w:firstLine="720"/>
        <w:rPr>
          <w:color w:val="000000" w:themeColor="text1"/>
          <w:highlight w:val="white"/>
        </w:rPr>
      </w:pPr>
      <w:r w:rsidRPr="000C6109">
        <w:rPr>
          <w:color w:val="000000" w:themeColor="text1"/>
        </w:rPr>
        <w:t>Researchers choose this method because students do not all experience taking the exam similarly, even within the same block. Some students may have high levels of motivation for learning English because they have a personal interest in the language or because they have clear goals that require university admission. Other students may take English classes only because they are required to and may not have interest in the language or confidence in their ability. If only one type of student was interviewed, results would be skewed and one-sided. Researchers do not intend to generalize interview results. They will use interviews to better understand why students answered the questionnaire in certain ways</w:t>
      </w:r>
      <w:r w:rsidRPr="000C6109">
        <w:rPr>
          <w:color w:val="000000" w:themeColor="text1"/>
          <w:highlight w:val="white"/>
        </w:rPr>
        <w:t>.</w:t>
      </w:r>
    </w:p>
    <w:p w14:paraId="5C000F98" w14:textId="77777777" w:rsidR="00A51775" w:rsidRPr="000C6109" w:rsidRDefault="00000000" w:rsidP="009775FB">
      <w:pPr>
        <w:pStyle w:val="Heading2"/>
        <w:spacing w:before="120" w:after="120"/>
        <w:rPr>
          <w:color w:val="000000" w:themeColor="text1"/>
        </w:rPr>
      </w:pPr>
      <w:bookmarkStart w:id="41" w:name="_Toc234609312"/>
      <w:r w:rsidRPr="000C6109">
        <w:rPr>
          <w:color w:val="000000" w:themeColor="text1"/>
        </w:rPr>
        <w:t>3.4 Research Instruments</w:t>
      </w:r>
      <w:bookmarkEnd w:id="41"/>
    </w:p>
    <w:p w14:paraId="09633315" w14:textId="77777777" w:rsidR="00A51775" w:rsidRPr="000C6109" w:rsidRDefault="00000000" w:rsidP="009775FB">
      <w:pPr>
        <w:ind w:firstLine="720"/>
        <w:rPr>
          <w:color w:val="000000" w:themeColor="text1"/>
        </w:rPr>
      </w:pPr>
      <w:r w:rsidRPr="000C6109">
        <w:rPr>
          <w:color w:val="000000" w:themeColor="text1"/>
        </w:rPr>
        <w:t>Three research instruments will be used: questionnaire, semi structured interview guide and document analysis. Questionnaire will be used to collect data for quantitative research phase. Interviews will be used to collect data for qualitative research phase. Documents will be used as secondary data.</w:t>
      </w:r>
    </w:p>
    <w:p w14:paraId="3DAB5F95" w14:textId="77777777" w:rsidR="00A51775" w:rsidRPr="000C6109" w:rsidRDefault="00000000" w:rsidP="009775FB">
      <w:pPr>
        <w:pStyle w:val="Heading3"/>
        <w:spacing w:before="240" w:after="240"/>
        <w:rPr>
          <w:color w:val="000000" w:themeColor="text1"/>
        </w:rPr>
      </w:pPr>
      <w:bookmarkStart w:id="42" w:name="_Toc234609313"/>
      <w:r w:rsidRPr="000C6109">
        <w:rPr>
          <w:color w:val="000000" w:themeColor="text1"/>
        </w:rPr>
        <w:t>3.4.1 Questionnaire</w:t>
      </w:r>
      <w:bookmarkEnd w:id="42"/>
    </w:p>
    <w:p w14:paraId="727E9E62" w14:textId="77777777" w:rsidR="00A51775" w:rsidRPr="000C6109" w:rsidRDefault="00000000" w:rsidP="009775FB">
      <w:pPr>
        <w:ind w:firstLine="720"/>
        <w:rPr>
          <w:color w:val="000000" w:themeColor="text1"/>
        </w:rPr>
      </w:pPr>
      <w:r w:rsidRPr="000C6109">
        <w:rPr>
          <w:color w:val="000000" w:themeColor="text1"/>
        </w:rPr>
        <w:t xml:space="preserve">The questionnaire serves to gather quantitative data on students' reported washback and their motivation for learning English, directly addressing Research Question 1. Questionnaire includes three parts. </w:t>
      </w:r>
    </w:p>
    <w:p w14:paraId="7E8F0BD6" w14:textId="77777777" w:rsidR="00A51775" w:rsidRPr="000C6109" w:rsidRDefault="00000000" w:rsidP="009775FB">
      <w:pPr>
        <w:ind w:firstLine="720"/>
        <w:rPr>
          <w:color w:val="000000" w:themeColor="text1"/>
        </w:rPr>
      </w:pPr>
      <w:r w:rsidRPr="000C6109">
        <w:rPr>
          <w:color w:val="000000" w:themeColor="text1"/>
        </w:rPr>
        <w:t>The first part is about students’ demographic information such as age, gender, block of admission (A01 or D), and years of learning English. The purpose is to obtain background information of participants as well as their English learning context.</w:t>
      </w:r>
    </w:p>
    <w:p w14:paraId="50C602DB" w14:textId="77777777" w:rsidR="00A51775" w:rsidRPr="000C6109" w:rsidRDefault="00000000" w:rsidP="009775FB">
      <w:pPr>
        <w:ind w:firstLine="720"/>
        <w:rPr>
          <w:color w:val="000000" w:themeColor="text1"/>
        </w:rPr>
      </w:pPr>
      <w:r w:rsidRPr="000C6109">
        <w:rPr>
          <w:color w:val="000000" w:themeColor="text1"/>
        </w:rPr>
        <w:t>After finishing the first part, we will move on to the second part, with the purpose of measuring students' feelings about washback behavior. The items in this section are developed based on the theoretical framework of Alderson and Wall's (1993) washback hypotheses. These theories are used as a foundation for building questions related to students' learning behaviors, rather than as a ready-made questionnaire.</w:t>
      </w:r>
    </w:p>
    <w:p w14:paraId="57687DF9" w14:textId="77777777" w:rsidR="00A51775" w:rsidRPr="000C6109" w:rsidRDefault="00000000" w:rsidP="009775FB">
      <w:pPr>
        <w:ind w:firstLine="720"/>
        <w:rPr>
          <w:color w:val="000000" w:themeColor="text1"/>
        </w:rPr>
      </w:pPr>
      <w:r w:rsidRPr="000C6109">
        <w:rPr>
          <w:color w:val="000000" w:themeColor="text1"/>
        </w:rPr>
        <w:t>This part considers whether English exams affect students' learning — for example, whether students spend more time on English because of the exam, focus more on the types of questions that might appear, or change how they prepare for English. Sample questions include:</w:t>
      </w:r>
    </w:p>
    <w:p w14:paraId="5EB5A14E" w14:textId="77777777" w:rsidR="00A51775" w:rsidRPr="000C6109" w:rsidRDefault="00000000" w:rsidP="009775FB">
      <w:pPr>
        <w:numPr>
          <w:ilvl w:val="0"/>
          <w:numId w:val="5"/>
        </w:numPr>
        <w:ind w:firstLine="720"/>
        <w:rPr>
          <w:color w:val="000000" w:themeColor="text1"/>
        </w:rPr>
      </w:pPr>
      <w:r w:rsidRPr="000C6109">
        <w:rPr>
          <w:color w:val="000000" w:themeColor="text1"/>
        </w:rPr>
        <w:t>I spend more time studying English because of the High School Graduation Exam.</w:t>
      </w:r>
    </w:p>
    <w:p w14:paraId="78FA2418" w14:textId="77777777" w:rsidR="00A51775" w:rsidRPr="000C6109" w:rsidRDefault="00000000" w:rsidP="009775FB">
      <w:pPr>
        <w:numPr>
          <w:ilvl w:val="0"/>
          <w:numId w:val="5"/>
        </w:numPr>
        <w:ind w:firstLine="720"/>
        <w:rPr>
          <w:color w:val="000000" w:themeColor="text1"/>
        </w:rPr>
      </w:pPr>
      <w:r w:rsidRPr="000C6109">
        <w:rPr>
          <w:color w:val="000000" w:themeColor="text1"/>
        </w:rPr>
        <w:t>I focus more on the types of English questions which might appear on the exam.</w:t>
      </w:r>
    </w:p>
    <w:p w14:paraId="2F47A91A" w14:textId="77777777" w:rsidR="00A51775" w:rsidRPr="000C6109" w:rsidRDefault="00000000" w:rsidP="009775FB">
      <w:pPr>
        <w:numPr>
          <w:ilvl w:val="0"/>
          <w:numId w:val="5"/>
        </w:numPr>
        <w:ind w:firstLine="720"/>
        <w:rPr>
          <w:color w:val="000000" w:themeColor="text1"/>
        </w:rPr>
      </w:pPr>
      <w:r w:rsidRPr="000C6109">
        <w:rPr>
          <w:color w:val="000000" w:themeColor="text1"/>
        </w:rPr>
        <w:t>The English exam changes how I prepare for my English lessons.</w:t>
      </w:r>
    </w:p>
    <w:p w14:paraId="6B2F1200" w14:textId="77777777" w:rsidR="00A51775" w:rsidRPr="000C6109" w:rsidRDefault="00000000" w:rsidP="009775FB">
      <w:pPr>
        <w:numPr>
          <w:ilvl w:val="0"/>
          <w:numId w:val="5"/>
        </w:numPr>
        <w:ind w:firstLine="720"/>
        <w:rPr>
          <w:color w:val="000000" w:themeColor="text1"/>
        </w:rPr>
      </w:pPr>
      <w:r w:rsidRPr="000C6109">
        <w:rPr>
          <w:color w:val="000000" w:themeColor="text1"/>
        </w:rPr>
        <w:t>I practice English mainly because I want to have good results on the exam.</w:t>
      </w:r>
    </w:p>
    <w:p w14:paraId="07D275C0" w14:textId="77777777" w:rsidR="00A51775" w:rsidRPr="000C6109" w:rsidRDefault="00000000" w:rsidP="009775FB">
      <w:pPr>
        <w:numPr>
          <w:ilvl w:val="0"/>
          <w:numId w:val="5"/>
        </w:numPr>
        <w:ind w:firstLine="720"/>
        <w:rPr>
          <w:color w:val="000000" w:themeColor="text1"/>
        </w:rPr>
      </w:pPr>
      <w:r w:rsidRPr="000C6109">
        <w:rPr>
          <w:color w:val="000000" w:themeColor="text1"/>
        </w:rPr>
        <w:t>The exam changes my English learning strategies.</w:t>
      </w:r>
    </w:p>
    <w:p w14:paraId="2FFC0205" w14:textId="77777777" w:rsidR="00A51775" w:rsidRPr="000C6109" w:rsidRDefault="00000000" w:rsidP="009775FB">
      <w:pPr>
        <w:ind w:firstLine="720"/>
        <w:rPr>
          <w:color w:val="000000" w:themeColor="text1"/>
        </w:rPr>
      </w:pPr>
      <w:r w:rsidRPr="000C6109">
        <w:rPr>
          <w:color w:val="000000" w:themeColor="text1"/>
        </w:rPr>
        <w:t>Part 3 focuses on students' motivation for learning English. This section is inspired and adjusted from Vallerand et al.'s (1992) Self-Determination Theory and Academic Motivation Scale, and examines two types of motivation: intrinsic and extrinsic.</w:t>
      </w:r>
    </w:p>
    <w:p w14:paraId="71E6474A" w14:textId="77777777" w:rsidR="00A51775" w:rsidRPr="000C6109" w:rsidRDefault="00000000" w:rsidP="009775FB">
      <w:pPr>
        <w:ind w:firstLine="720"/>
        <w:rPr>
          <w:color w:val="000000" w:themeColor="text1"/>
        </w:rPr>
      </w:pPr>
      <w:r w:rsidRPr="000C6109">
        <w:rPr>
          <w:color w:val="000000" w:themeColor="text1"/>
        </w:rPr>
        <w:t>Intrinsic motivation appears when students learn English because they are interested in it, find it meaningful, and enjoy using the language — that is, the reason for learning comes from within the student. Sample items include:</w:t>
      </w:r>
    </w:p>
    <w:p w14:paraId="2A49DB0B" w14:textId="77777777" w:rsidR="00A51775" w:rsidRPr="000C6109" w:rsidRDefault="00000000" w:rsidP="009775FB">
      <w:pPr>
        <w:numPr>
          <w:ilvl w:val="0"/>
          <w:numId w:val="4"/>
        </w:numPr>
        <w:ind w:firstLine="720"/>
        <w:rPr>
          <w:color w:val="000000" w:themeColor="text1"/>
        </w:rPr>
      </w:pPr>
      <w:r w:rsidRPr="000C6109">
        <w:rPr>
          <w:color w:val="000000" w:themeColor="text1"/>
        </w:rPr>
        <w:t>I learn English because I enjoy using the language.</w:t>
      </w:r>
    </w:p>
    <w:p w14:paraId="6E6503E5" w14:textId="77777777" w:rsidR="00A51775" w:rsidRPr="000C6109" w:rsidRDefault="00000000" w:rsidP="009775FB">
      <w:pPr>
        <w:numPr>
          <w:ilvl w:val="0"/>
          <w:numId w:val="4"/>
        </w:numPr>
        <w:ind w:firstLine="720"/>
        <w:rPr>
          <w:color w:val="000000" w:themeColor="text1"/>
        </w:rPr>
      </w:pPr>
      <w:r w:rsidRPr="000C6109">
        <w:rPr>
          <w:color w:val="000000" w:themeColor="text1"/>
        </w:rPr>
        <w:t>I feel interested in learning something new in English.</w:t>
      </w:r>
    </w:p>
    <w:p w14:paraId="34534C4C" w14:textId="77777777" w:rsidR="00A51775" w:rsidRPr="000C6109" w:rsidRDefault="00000000" w:rsidP="009775FB">
      <w:pPr>
        <w:numPr>
          <w:ilvl w:val="0"/>
          <w:numId w:val="4"/>
        </w:numPr>
        <w:ind w:firstLine="720"/>
        <w:rPr>
          <w:color w:val="000000" w:themeColor="text1"/>
        </w:rPr>
      </w:pPr>
      <w:r w:rsidRPr="000C6109">
        <w:rPr>
          <w:color w:val="000000" w:themeColor="text1"/>
        </w:rPr>
        <w:t>I want to improve my English because it helps me develop myself.</w:t>
      </w:r>
    </w:p>
    <w:p w14:paraId="7AA2CCDB" w14:textId="77777777" w:rsidR="00A51775" w:rsidRPr="000C6109" w:rsidRDefault="00000000" w:rsidP="009775FB">
      <w:pPr>
        <w:numPr>
          <w:ilvl w:val="0"/>
          <w:numId w:val="4"/>
        </w:numPr>
        <w:ind w:firstLine="720"/>
        <w:rPr>
          <w:color w:val="000000" w:themeColor="text1"/>
        </w:rPr>
      </w:pPr>
      <w:r w:rsidRPr="000C6109">
        <w:rPr>
          <w:color w:val="000000" w:themeColor="text1"/>
        </w:rPr>
        <w:t>I feel satisfied when I can understand English materials.</w:t>
      </w:r>
    </w:p>
    <w:p w14:paraId="5299F82D" w14:textId="77777777" w:rsidR="00A51775" w:rsidRPr="000C6109" w:rsidRDefault="00000000" w:rsidP="009775FB">
      <w:pPr>
        <w:numPr>
          <w:ilvl w:val="0"/>
          <w:numId w:val="4"/>
        </w:numPr>
        <w:ind w:firstLine="720"/>
        <w:rPr>
          <w:color w:val="000000" w:themeColor="text1"/>
        </w:rPr>
      </w:pPr>
      <w:r w:rsidRPr="000C6109">
        <w:rPr>
          <w:color w:val="000000" w:themeColor="text1"/>
        </w:rPr>
        <w:t>I learn English because I think learning English is meaningful.</w:t>
      </w:r>
    </w:p>
    <w:p w14:paraId="1876F14F" w14:textId="77777777" w:rsidR="00C43565" w:rsidRPr="000C6109" w:rsidRDefault="00000000" w:rsidP="009775FB">
      <w:pPr>
        <w:ind w:firstLine="720"/>
        <w:rPr>
          <w:color w:val="000000" w:themeColor="text1"/>
        </w:rPr>
      </w:pPr>
      <w:r w:rsidRPr="000C6109">
        <w:rPr>
          <w:color w:val="000000" w:themeColor="text1"/>
        </w:rPr>
        <w:t xml:space="preserve">Learning English due to extrinsic motivation means studying the language to achieve some kind of reward. These rewards can include doing well on an exam, getting into university, parents’ expectation, or use it in your future career. In other words, you are learning English not because you want to but because of something/someone else. Sample items: </w:t>
      </w:r>
    </w:p>
    <w:p w14:paraId="5DA13CAB" w14:textId="77777777" w:rsidR="00C43565" w:rsidRPr="000C6109" w:rsidRDefault="00000000" w:rsidP="009775FB">
      <w:pPr>
        <w:pStyle w:val="ListParagraph"/>
        <w:numPr>
          <w:ilvl w:val="0"/>
          <w:numId w:val="7"/>
        </w:numPr>
        <w:rPr>
          <w:color w:val="000000" w:themeColor="text1"/>
        </w:rPr>
      </w:pPr>
      <w:r w:rsidRPr="000C6109">
        <w:rPr>
          <w:color w:val="000000" w:themeColor="text1"/>
        </w:rPr>
        <w:t>I learn English because I want to do well on the exam.</w:t>
      </w:r>
    </w:p>
    <w:p w14:paraId="6CAA0CC1" w14:textId="77777777" w:rsidR="00C43565" w:rsidRPr="000C6109" w:rsidRDefault="00000000" w:rsidP="009775FB">
      <w:pPr>
        <w:pStyle w:val="ListParagraph"/>
        <w:numPr>
          <w:ilvl w:val="0"/>
          <w:numId w:val="7"/>
        </w:numPr>
        <w:rPr>
          <w:color w:val="000000" w:themeColor="text1"/>
        </w:rPr>
      </w:pPr>
      <w:r w:rsidRPr="000C6109">
        <w:rPr>
          <w:color w:val="000000" w:themeColor="text1"/>
        </w:rPr>
        <w:t>I learn English because it can get me into university.</w:t>
      </w:r>
    </w:p>
    <w:p w14:paraId="72B7BF8F" w14:textId="77777777" w:rsidR="00C43565" w:rsidRPr="000C6109" w:rsidRDefault="00000000" w:rsidP="009775FB">
      <w:pPr>
        <w:pStyle w:val="ListParagraph"/>
        <w:numPr>
          <w:ilvl w:val="0"/>
          <w:numId w:val="7"/>
        </w:numPr>
        <w:rPr>
          <w:color w:val="000000" w:themeColor="text1"/>
        </w:rPr>
      </w:pPr>
      <w:r w:rsidRPr="000C6109">
        <w:rPr>
          <w:color w:val="000000" w:themeColor="text1"/>
        </w:rPr>
        <w:t>I learn English because it can be useful for my future career.</w:t>
      </w:r>
    </w:p>
    <w:p w14:paraId="6A91C373" w14:textId="77777777" w:rsidR="00C43565" w:rsidRPr="000C6109" w:rsidRDefault="00000000" w:rsidP="009775FB">
      <w:pPr>
        <w:pStyle w:val="ListParagraph"/>
        <w:numPr>
          <w:ilvl w:val="0"/>
          <w:numId w:val="7"/>
        </w:numPr>
        <w:rPr>
          <w:color w:val="000000" w:themeColor="text1"/>
        </w:rPr>
      </w:pPr>
      <w:r w:rsidRPr="000C6109">
        <w:rPr>
          <w:color w:val="000000" w:themeColor="text1"/>
        </w:rPr>
        <w:t>I learn English because my family wants me to get good results.</w:t>
      </w:r>
    </w:p>
    <w:p w14:paraId="2407EBB9" w14:textId="3C2B776F" w:rsidR="00A51775" w:rsidRPr="000C6109" w:rsidRDefault="00000000" w:rsidP="009775FB">
      <w:pPr>
        <w:pStyle w:val="ListParagraph"/>
        <w:numPr>
          <w:ilvl w:val="0"/>
          <w:numId w:val="7"/>
        </w:numPr>
        <w:rPr>
          <w:color w:val="000000" w:themeColor="text1"/>
        </w:rPr>
      </w:pPr>
      <w:r w:rsidRPr="000C6109">
        <w:rPr>
          <w:color w:val="000000" w:themeColor="text1"/>
        </w:rPr>
        <w:t>I learn English because it can provide me with more opportunities in the future.</w:t>
      </w:r>
    </w:p>
    <w:p w14:paraId="6BBD9C99" w14:textId="77777777" w:rsidR="00C43565" w:rsidRPr="000C6109" w:rsidRDefault="00C43565" w:rsidP="009775FB">
      <w:pPr>
        <w:ind w:firstLine="720"/>
        <w:rPr>
          <w:color w:val="000000" w:themeColor="text1"/>
        </w:rPr>
      </w:pPr>
    </w:p>
    <w:p w14:paraId="5EEACE01" w14:textId="1B7B7ED6" w:rsidR="00A51775" w:rsidRPr="000C6109" w:rsidRDefault="00000000" w:rsidP="009775FB">
      <w:pPr>
        <w:ind w:firstLine="720"/>
        <w:rPr>
          <w:color w:val="000000" w:themeColor="text1"/>
        </w:rPr>
      </w:pPr>
      <w:r w:rsidRPr="000C6109">
        <w:rPr>
          <w:color w:val="000000" w:themeColor="text1"/>
        </w:rPr>
        <w:t xml:space="preserve"> The questionnaire will be based on a 5-point Likert scale.</w:t>
      </w:r>
    </w:p>
    <w:p w14:paraId="70EDE63C" w14:textId="77777777" w:rsidR="00A51775" w:rsidRPr="000C6109" w:rsidRDefault="00000000" w:rsidP="009775FB">
      <w:pPr>
        <w:ind w:firstLine="720"/>
        <w:rPr>
          <w:color w:val="000000" w:themeColor="text1"/>
        </w:rPr>
      </w:pPr>
      <w:r w:rsidRPr="000C6109">
        <w:rPr>
          <w:color w:val="000000" w:themeColor="text1"/>
        </w:rPr>
        <w:t>The following is the classification of the answers:</w:t>
      </w:r>
    </w:p>
    <w:p w14:paraId="71A67EE2" w14:textId="77777777" w:rsidR="00A51775" w:rsidRPr="000C6109" w:rsidRDefault="00000000" w:rsidP="009775FB">
      <w:pPr>
        <w:ind w:firstLine="720"/>
        <w:rPr>
          <w:color w:val="000000" w:themeColor="text1"/>
        </w:rPr>
      </w:pPr>
      <w:r w:rsidRPr="000C6109">
        <w:rPr>
          <w:color w:val="000000" w:themeColor="text1"/>
        </w:rPr>
        <w:t xml:space="preserve">1 = Strongly Disagree </w:t>
      </w:r>
    </w:p>
    <w:p w14:paraId="1B5EA44E" w14:textId="77777777" w:rsidR="00A51775" w:rsidRPr="000C6109" w:rsidRDefault="00000000" w:rsidP="009775FB">
      <w:pPr>
        <w:ind w:firstLine="720"/>
        <w:rPr>
          <w:color w:val="000000" w:themeColor="text1"/>
        </w:rPr>
      </w:pPr>
      <w:r w:rsidRPr="000C6109">
        <w:rPr>
          <w:color w:val="000000" w:themeColor="text1"/>
        </w:rPr>
        <w:t xml:space="preserve">2 = Disagree </w:t>
      </w:r>
    </w:p>
    <w:p w14:paraId="18D21616" w14:textId="77777777" w:rsidR="00A51775" w:rsidRPr="000C6109" w:rsidRDefault="00000000" w:rsidP="009775FB">
      <w:pPr>
        <w:ind w:firstLine="720"/>
        <w:rPr>
          <w:color w:val="000000" w:themeColor="text1"/>
        </w:rPr>
      </w:pPr>
      <w:r w:rsidRPr="000C6109">
        <w:rPr>
          <w:color w:val="000000" w:themeColor="text1"/>
        </w:rPr>
        <w:t xml:space="preserve">3 = Neutral </w:t>
      </w:r>
    </w:p>
    <w:p w14:paraId="4EA603FC" w14:textId="77777777" w:rsidR="00A51775" w:rsidRPr="000C6109" w:rsidRDefault="00000000" w:rsidP="009775FB">
      <w:pPr>
        <w:ind w:firstLine="720"/>
        <w:rPr>
          <w:color w:val="000000" w:themeColor="text1"/>
        </w:rPr>
      </w:pPr>
      <w:r w:rsidRPr="000C6109">
        <w:rPr>
          <w:color w:val="000000" w:themeColor="text1"/>
        </w:rPr>
        <w:t xml:space="preserve">4 = Agree </w:t>
      </w:r>
    </w:p>
    <w:p w14:paraId="51F3CB03" w14:textId="77777777" w:rsidR="00A51775" w:rsidRPr="000C6109" w:rsidRDefault="00000000" w:rsidP="009775FB">
      <w:pPr>
        <w:ind w:firstLine="720"/>
        <w:rPr>
          <w:color w:val="000000" w:themeColor="text1"/>
        </w:rPr>
      </w:pPr>
      <w:r w:rsidRPr="000C6109">
        <w:rPr>
          <w:color w:val="000000" w:themeColor="text1"/>
        </w:rPr>
        <w:t xml:space="preserve">5 = Strongly Agree </w:t>
      </w:r>
    </w:p>
    <w:p w14:paraId="10C02495" w14:textId="77777777" w:rsidR="00A51775" w:rsidRPr="000C6109" w:rsidRDefault="00000000" w:rsidP="009775FB">
      <w:pPr>
        <w:ind w:firstLine="720"/>
        <w:rPr>
          <w:color w:val="000000" w:themeColor="text1"/>
        </w:rPr>
      </w:pPr>
      <w:r w:rsidRPr="000C6109">
        <w:rPr>
          <w:color w:val="000000" w:themeColor="text1"/>
        </w:rPr>
        <w:t>This will allow the students to choose how well the statement relates to them and allows the research team to turn the answers into numbers to run statistical analyses.</w:t>
      </w:r>
    </w:p>
    <w:p w14:paraId="36483096" w14:textId="77777777" w:rsidR="00A51775" w:rsidRPr="000C6109" w:rsidRDefault="00000000" w:rsidP="009775FB">
      <w:pPr>
        <w:ind w:firstLine="720"/>
        <w:rPr>
          <w:color w:val="000000" w:themeColor="text1"/>
        </w:rPr>
      </w:pPr>
      <w:r w:rsidRPr="000C6109">
        <w:rPr>
          <w:color w:val="000000" w:themeColor="text1"/>
        </w:rPr>
        <w:t>The questionnaire will be pre-tested on 10-15 Grade 12 students to ensure that the questions are understandable and appropriate for the students. If there are any questions that don’t make sense to the students or are inappropriate, those questions will be fixed on the official questionnaire.</w:t>
      </w:r>
    </w:p>
    <w:p w14:paraId="0A7CB6C6" w14:textId="77777777" w:rsidR="00A51775" w:rsidRPr="000C6109" w:rsidRDefault="00000000" w:rsidP="009775FB">
      <w:pPr>
        <w:pStyle w:val="Heading3"/>
        <w:rPr>
          <w:color w:val="000000" w:themeColor="text1"/>
        </w:rPr>
      </w:pPr>
      <w:bookmarkStart w:id="43" w:name="_Toc234609314"/>
      <w:r w:rsidRPr="000C6109">
        <w:rPr>
          <w:color w:val="000000" w:themeColor="text1"/>
        </w:rPr>
        <w:t>3.4.2 Semi-Structured Interview Instructions</w:t>
      </w:r>
      <w:bookmarkEnd w:id="43"/>
    </w:p>
    <w:p w14:paraId="6D7C79F5" w14:textId="77777777" w:rsidR="00A51775" w:rsidRPr="000C6109" w:rsidRDefault="00000000" w:rsidP="009775FB">
      <w:pPr>
        <w:ind w:firstLine="720"/>
        <w:rPr>
          <w:color w:val="000000" w:themeColor="text1"/>
        </w:rPr>
      </w:pPr>
      <w:r w:rsidRPr="000C6109">
        <w:rPr>
          <w:color w:val="000000" w:themeColor="text1"/>
        </w:rPr>
        <w:t>Semi-structured interviews will be conducted to collect data for answering Research Question 2 in phase two of the study. This method was chosen because while a questionnaire can show broad trends, students cannot explain why they feel or think a certain way through that method of data collection.</w:t>
      </w:r>
    </w:p>
    <w:p w14:paraId="5B5F9667" w14:textId="77777777" w:rsidR="00A51775" w:rsidRPr="000C6109" w:rsidRDefault="00000000" w:rsidP="009775FB">
      <w:pPr>
        <w:ind w:firstLine="720"/>
        <w:rPr>
          <w:color w:val="000000" w:themeColor="text1"/>
        </w:rPr>
      </w:pPr>
      <w:r w:rsidRPr="000C6109">
        <w:rPr>
          <w:color w:val="000000" w:themeColor="text1"/>
        </w:rPr>
        <w:t xml:space="preserve">The interview guide will be composed of about six to eight open-ended questions centered around topics including their experiences preparing for the exam, thoughts on the new format of the English exam, and reasoning behind changes in motivation to learn English. Some questions may include: </w:t>
      </w:r>
    </w:p>
    <w:p w14:paraId="7D19C48E" w14:textId="77777777" w:rsidR="00A51775" w:rsidRPr="000C6109" w:rsidRDefault="00000000" w:rsidP="009775FB">
      <w:pPr>
        <w:ind w:firstLine="720"/>
        <w:rPr>
          <w:color w:val="000000" w:themeColor="text1"/>
        </w:rPr>
      </w:pPr>
      <w:r w:rsidRPr="000C6109">
        <w:rPr>
          <w:color w:val="000000" w:themeColor="text1"/>
        </w:rPr>
        <w:t>1. How do you feel about preparing for the English portion of the High School Graduation Exam?</w:t>
      </w:r>
    </w:p>
    <w:p w14:paraId="6096854D" w14:textId="77777777" w:rsidR="00A51775" w:rsidRPr="000C6109" w:rsidRDefault="00000000" w:rsidP="009775FB">
      <w:pPr>
        <w:ind w:firstLine="720"/>
        <w:rPr>
          <w:color w:val="000000" w:themeColor="text1"/>
        </w:rPr>
      </w:pPr>
      <w:r w:rsidRPr="000C6109">
        <w:rPr>
          <w:color w:val="000000" w:themeColor="text1"/>
        </w:rPr>
        <w:t xml:space="preserve">2. Has taking the exam changed the way you learn English? If so, how? </w:t>
      </w:r>
    </w:p>
    <w:p w14:paraId="0984D5C9" w14:textId="77777777" w:rsidR="00A51775" w:rsidRPr="000C6109" w:rsidRDefault="00000000" w:rsidP="009775FB">
      <w:pPr>
        <w:ind w:firstLine="720"/>
        <w:rPr>
          <w:color w:val="000000" w:themeColor="text1"/>
        </w:rPr>
      </w:pPr>
      <w:r w:rsidRPr="000C6109">
        <w:rPr>
          <w:color w:val="000000" w:themeColor="text1"/>
        </w:rPr>
        <w:t xml:space="preserve">3. Do you feel like you are more or less motivated to study English because of the exam? Why? </w:t>
      </w:r>
    </w:p>
    <w:p w14:paraId="480A2855" w14:textId="77777777" w:rsidR="00A51775" w:rsidRPr="000C6109" w:rsidRDefault="00000000" w:rsidP="009775FB">
      <w:pPr>
        <w:ind w:firstLine="720"/>
        <w:rPr>
          <w:color w:val="000000" w:themeColor="text1"/>
        </w:rPr>
      </w:pPr>
      <w:r w:rsidRPr="000C6109">
        <w:rPr>
          <w:color w:val="000000" w:themeColor="text1"/>
        </w:rPr>
        <w:t>4. What part of the English exam do you think has affected your studying the most?</w:t>
      </w:r>
    </w:p>
    <w:p w14:paraId="48BA1414" w14:textId="77777777" w:rsidR="00A51775" w:rsidRPr="000C6109" w:rsidRDefault="00000000" w:rsidP="009775FB">
      <w:pPr>
        <w:ind w:firstLine="720"/>
        <w:rPr>
          <w:color w:val="000000" w:themeColor="text1"/>
        </w:rPr>
      </w:pPr>
      <w:r w:rsidRPr="000C6109">
        <w:rPr>
          <w:color w:val="000000" w:themeColor="text1"/>
        </w:rPr>
        <w:t>5. Since English became an elective, has your view on learning English changed?</w:t>
      </w:r>
    </w:p>
    <w:p w14:paraId="25A11CE2" w14:textId="77777777" w:rsidR="00A51775" w:rsidRPr="000C6109" w:rsidRDefault="00000000" w:rsidP="009775FB">
      <w:pPr>
        <w:ind w:firstLine="720"/>
        <w:rPr>
          <w:color w:val="000000" w:themeColor="text1"/>
        </w:rPr>
      </w:pPr>
      <w:r w:rsidRPr="000C6109">
        <w:rPr>
          <w:color w:val="000000" w:themeColor="text1"/>
        </w:rPr>
        <w:t>6. What studying strategies do you utilize when preparing for the English exam?</w:t>
      </w:r>
    </w:p>
    <w:p w14:paraId="30DDC6DF" w14:textId="77777777" w:rsidR="00A51775" w:rsidRPr="000C6109" w:rsidRDefault="00000000" w:rsidP="009775FB">
      <w:pPr>
        <w:ind w:firstLine="720"/>
        <w:rPr>
          <w:color w:val="000000" w:themeColor="text1"/>
        </w:rPr>
      </w:pPr>
      <w:r w:rsidRPr="000C6109">
        <w:rPr>
          <w:color w:val="000000" w:themeColor="text1"/>
        </w:rPr>
        <w:t>7. Would you say you are studying English for the exam, for your future, or because you actually enjoy learning English?</w:t>
      </w:r>
    </w:p>
    <w:p w14:paraId="47231867" w14:textId="77777777" w:rsidR="00A51775" w:rsidRPr="000C6109" w:rsidRDefault="00000000" w:rsidP="009775FB">
      <w:pPr>
        <w:ind w:firstLine="720"/>
        <w:rPr>
          <w:color w:val="000000" w:themeColor="text1"/>
        </w:rPr>
      </w:pPr>
      <w:r w:rsidRPr="000C6109">
        <w:rPr>
          <w:color w:val="000000" w:themeColor="text1"/>
        </w:rPr>
        <w:t>8. What do you think are the main reasons why you are motivated or not motivated to learn English?</w:t>
      </w:r>
    </w:p>
    <w:p w14:paraId="286BF485" w14:textId="77777777" w:rsidR="00A51775" w:rsidRPr="000C6109" w:rsidRDefault="00000000" w:rsidP="009775FB">
      <w:pPr>
        <w:ind w:firstLine="720"/>
        <w:rPr>
          <w:color w:val="000000" w:themeColor="text1"/>
          <w:highlight w:val="white"/>
        </w:rPr>
      </w:pPr>
      <w:r w:rsidRPr="000C6109">
        <w:rPr>
          <w:color w:val="000000" w:themeColor="text1"/>
        </w:rPr>
        <w:t>The benefit of this being a semi-structured interview is that the interviewer will have questions already prepared but can also diverge from those when they feel it necessary to ask more follow-up questions. For example, if the student provides an interesting answer or one that is not clear, the interviewer can ask the student to elaborate. This ties into the topic because every student will have a different experience with the exam</w:t>
      </w:r>
      <w:r w:rsidRPr="000C6109">
        <w:rPr>
          <w:color w:val="000000" w:themeColor="text1"/>
          <w:highlight w:val="white"/>
        </w:rPr>
        <w:t>.</w:t>
      </w:r>
    </w:p>
    <w:p w14:paraId="509068A2" w14:textId="77777777" w:rsidR="00A51775" w:rsidRPr="000C6109" w:rsidRDefault="00000000" w:rsidP="009775FB">
      <w:pPr>
        <w:pStyle w:val="Heading3"/>
        <w:keepNext w:val="0"/>
        <w:keepLines w:val="0"/>
        <w:rPr>
          <w:color w:val="000000" w:themeColor="text1"/>
          <w:sz w:val="26"/>
          <w:szCs w:val="26"/>
          <w:highlight w:val="white"/>
        </w:rPr>
      </w:pPr>
      <w:bookmarkStart w:id="44" w:name="_Toc234609315"/>
      <w:r w:rsidRPr="000C6109">
        <w:rPr>
          <w:color w:val="000000" w:themeColor="text1"/>
          <w:sz w:val="26"/>
          <w:szCs w:val="26"/>
          <w:highlight w:val="white"/>
        </w:rPr>
        <w:t>3.4.3 Document Analysis</w:t>
      </w:r>
      <w:bookmarkEnd w:id="44"/>
    </w:p>
    <w:p w14:paraId="4F0AF248" w14:textId="77777777" w:rsidR="00A51775" w:rsidRPr="000C6109" w:rsidRDefault="00000000" w:rsidP="009775FB">
      <w:pPr>
        <w:rPr>
          <w:color w:val="000000" w:themeColor="text1"/>
        </w:rPr>
      </w:pPr>
      <w:r w:rsidRPr="000C6109">
        <w:rPr>
          <w:color w:val="000000" w:themeColor="text1"/>
        </w:rPr>
        <w:t>Document analysis will serve as one of the supplemental sources of data in this study. Relevant official data available about English section of High School Graduation Exam will be analyzed, including score distribution and statistics released by Ministry of Education and Training in period 2024-2026. Information drawn from this dataset at national-level will show trends in number of examinees taking English over the years, changes in average score in English and the format of exam as English became an optional subject. Comparing this trend at national level with results collected from Giong Ong To High School will highlight whether they align with each other or present school-specific nature to be discussed in chapter Discussion. Document analysis serves as merely a supplemental method for this study. Questionnaire and semi-structured interview serve as primary sources of data that answer the research questions while official documents provide background information to put students’ experience and answers into context.</w:t>
      </w:r>
    </w:p>
    <w:p w14:paraId="71FD8F6B" w14:textId="77777777" w:rsidR="00A51775" w:rsidRPr="000C6109" w:rsidRDefault="00000000" w:rsidP="009775FB">
      <w:pPr>
        <w:pStyle w:val="Heading2"/>
        <w:spacing w:before="120" w:after="120"/>
        <w:rPr>
          <w:color w:val="000000" w:themeColor="text1"/>
        </w:rPr>
      </w:pPr>
      <w:bookmarkStart w:id="45" w:name="_Toc234609316"/>
      <w:r w:rsidRPr="000C6109">
        <w:rPr>
          <w:color w:val="000000" w:themeColor="text1"/>
        </w:rPr>
        <w:t>3.5 Data Collection Procedures</w:t>
      </w:r>
      <w:bookmarkEnd w:id="45"/>
    </w:p>
    <w:p w14:paraId="2773DEDA" w14:textId="77777777" w:rsidR="00A51775" w:rsidRPr="000C6109" w:rsidRDefault="00000000" w:rsidP="009775FB">
      <w:pPr>
        <w:ind w:firstLine="720"/>
        <w:rPr>
          <w:color w:val="000000" w:themeColor="text1"/>
        </w:rPr>
      </w:pPr>
      <w:r w:rsidRPr="000C6109">
        <w:rPr>
          <w:color w:val="000000" w:themeColor="text1"/>
        </w:rPr>
        <w:t>The proposed data collection consists of six steps. First, quantitative data will be collected to establish general trends; second, qualitative data will be collected to provide explanations for the trends uncovered by quantitative data.</w:t>
      </w:r>
    </w:p>
    <w:p w14:paraId="23392917" w14:textId="77777777" w:rsidR="00A51775" w:rsidRPr="000C6109" w:rsidRDefault="00000000" w:rsidP="009775FB">
      <w:pPr>
        <w:ind w:firstLine="720"/>
        <w:rPr>
          <w:color w:val="000000" w:themeColor="text1"/>
        </w:rPr>
      </w:pPr>
      <w:r w:rsidRPr="000C6109">
        <w:rPr>
          <w:color w:val="000000" w:themeColor="text1"/>
        </w:rPr>
        <w:t xml:space="preserve">Step 1: Obtain school permission </w:t>
      </w:r>
    </w:p>
    <w:p w14:paraId="62EA0D4D" w14:textId="77777777" w:rsidR="00A51775" w:rsidRPr="000C6109" w:rsidRDefault="00000000" w:rsidP="009775FB">
      <w:pPr>
        <w:ind w:firstLine="720"/>
        <w:rPr>
          <w:color w:val="000000" w:themeColor="text1"/>
        </w:rPr>
      </w:pPr>
      <w:r w:rsidRPr="000C6109">
        <w:rPr>
          <w:color w:val="000000" w:themeColor="text1"/>
        </w:rPr>
        <w:t>We plan to submit written permission requests to the school’s management panel. The request will explicitly state our research’s purpose, participants (Grade 12 students), research methods, and research ethics commitment.</w:t>
      </w:r>
    </w:p>
    <w:p w14:paraId="480D3AC8" w14:textId="77777777" w:rsidR="00A51775" w:rsidRPr="000C6109" w:rsidRDefault="00000000" w:rsidP="009775FB">
      <w:pPr>
        <w:ind w:firstLine="720"/>
        <w:rPr>
          <w:color w:val="000000" w:themeColor="text1"/>
        </w:rPr>
      </w:pPr>
      <w:r w:rsidRPr="000C6109">
        <w:rPr>
          <w:color w:val="000000" w:themeColor="text1"/>
        </w:rPr>
        <w:t xml:space="preserve">Step 2: Pilot the questionnaire </w:t>
      </w:r>
    </w:p>
    <w:p w14:paraId="3E94F581" w14:textId="77777777" w:rsidR="00A51775" w:rsidRPr="000C6109" w:rsidRDefault="00000000" w:rsidP="009775FB">
      <w:pPr>
        <w:ind w:firstLine="720"/>
        <w:rPr>
          <w:color w:val="000000" w:themeColor="text1"/>
        </w:rPr>
      </w:pPr>
      <w:r w:rsidRPr="000C6109">
        <w:rPr>
          <w:color w:val="000000" w:themeColor="text1"/>
        </w:rPr>
        <w:t>Before distributing the questionnaire, we will pilot it with 10 to 15 Grade 12 students to ensure questions are clear and appropriate. Then, we will make revisions if necessary (see Section 3.4.1).</w:t>
      </w:r>
    </w:p>
    <w:p w14:paraId="739B3073" w14:textId="77777777" w:rsidR="00A51775" w:rsidRPr="000C6109" w:rsidRDefault="00000000" w:rsidP="009775FB">
      <w:pPr>
        <w:ind w:firstLine="720"/>
        <w:rPr>
          <w:color w:val="000000" w:themeColor="text1"/>
        </w:rPr>
      </w:pPr>
      <w:r w:rsidRPr="000C6109">
        <w:rPr>
          <w:color w:val="000000" w:themeColor="text1"/>
        </w:rPr>
        <w:t xml:space="preserve">Step 3: Distribute Questionnaire </w:t>
      </w:r>
    </w:p>
    <w:p w14:paraId="239E9CC5" w14:textId="77777777" w:rsidR="00A51775" w:rsidRPr="000C6109" w:rsidRDefault="00000000" w:rsidP="009775FB">
      <w:pPr>
        <w:ind w:firstLine="720"/>
        <w:rPr>
          <w:color w:val="000000" w:themeColor="text1"/>
        </w:rPr>
      </w:pPr>
      <w:r w:rsidRPr="000C6109">
        <w:rPr>
          <w:color w:val="000000" w:themeColor="text1"/>
        </w:rPr>
        <w:t>Once school permission is obtained, we will distribute the questionnaire online using Google Form to Grade 12 students in Block A01 and Block D. Three strategies will be adopted to increase our response rate: first, we will administer the research during students’ class time and ask the teachers for support; second, we will provide a small gift to show our appreciation for students who participate in our survey; and finally, we will send one reminder to students who have not finished our survey. However, participation in our research is voluntary; we cannot ensure a 100% response rate. We will collect the data for around two weeks.</w:t>
      </w:r>
    </w:p>
    <w:p w14:paraId="16F1081D" w14:textId="77777777" w:rsidR="00A51775" w:rsidRPr="000C6109" w:rsidRDefault="00000000" w:rsidP="009775FB">
      <w:pPr>
        <w:ind w:firstLine="720"/>
        <w:rPr>
          <w:color w:val="000000" w:themeColor="text1"/>
        </w:rPr>
      </w:pPr>
      <w:r w:rsidRPr="000C6109">
        <w:rPr>
          <w:color w:val="000000" w:themeColor="text1"/>
        </w:rPr>
        <w:t xml:space="preserve">Step 4: Conduct preliminary quantitative analysis and group participants </w:t>
      </w:r>
    </w:p>
    <w:p w14:paraId="37D0EC25" w14:textId="77777777" w:rsidR="00A51775" w:rsidRPr="000C6109" w:rsidRDefault="00000000" w:rsidP="009775FB">
      <w:pPr>
        <w:ind w:firstLine="720"/>
        <w:rPr>
          <w:color w:val="000000" w:themeColor="text1"/>
        </w:rPr>
      </w:pPr>
      <w:r w:rsidRPr="000C6109">
        <w:rPr>
          <w:color w:val="000000" w:themeColor="text1"/>
        </w:rPr>
        <w:t>Once the data is collected from the survey, our team will conduct preliminary quantitative analysis to establish which students fall into the high motivation group and which fall into the low motivation group. The participants will be selected for interviews in the following step based on their grouping.</w:t>
      </w:r>
    </w:p>
    <w:p w14:paraId="65001657" w14:textId="77777777" w:rsidR="00A51775" w:rsidRPr="000C6109" w:rsidRDefault="00000000" w:rsidP="009775FB">
      <w:pPr>
        <w:ind w:firstLine="720"/>
        <w:rPr>
          <w:color w:val="000000" w:themeColor="text1"/>
        </w:rPr>
      </w:pPr>
      <w:r w:rsidRPr="000C6109">
        <w:rPr>
          <w:color w:val="000000" w:themeColor="text1"/>
        </w:rPr>
        <w:t>Step 5: Conduct interviews</w:t>
      </w:r>
    </w:p>
    <w:p w14:paraId="4F65EBB6" w14:textId="77777777" w:rsidR="00A51775" w:rsidRPr="000C6109" w:rsidRDefault="00000000" w:rsidP="009775FB">
      <w:pPr>
        <w:ind w:firstLine="720"/>
        <w:rPr>
          <w:color w:val="000000" w:themeColor="text1"/>
        </w:rPr>
      </w:pPr>
      <w:r w:rsidRPr="000C6109">
        <w:rPr>
          <w:color w:val="000000" w:themeColor="text1"/>
        </w:rPr>
        <w:t>We will invite six to eight students from both groups to participate in semi-structured interviews. Through the interviews, we hope to understand better why students become highly motivated or have low motivation, what students think about the new exam format, and how their English learning journey has been affected after English became an elective subject. We will audio-record the interviews with participants’ permission.</w:t>
      </w:r>
    </w:p>
    <w:p w14:paraId="1410725F" w14:textId="77777777" w:rsidR="00A51775" w:rsidRPr="000C6109" w:rsidRDefault="00000000" w:rsidP="009775FB">
      <w:pPr>
        <w:ind w:firstLine="720"/>
        <w:rPr>
          <w:color w:val="000000" w:themeColor="text1"/>
        </w:rPr>
      </w:pPr>
      <w:r w:rsidRPr="000C6109">
        <w:rPr>
          <w:color w:val="000000" w:themeColor="text1"/>
        </w:rPr>
        <w:t>Step 6: Collect document analysis data. We will also collect national-level data from MOET's official announcements on English exam results over recent years, as described in Section 3.4.3, to provide broader context for interpreting the school-level findings.</w:t>
      </w:r>
    </w:p>
    <w:p w14:paraId="56006467" w14:textId="77777777" w:rsidR="00A51775" w:rsidRPr="000C6109" w:rsidRDefault="00000000" w:rsidP="009775FB">
      <w:pPr>
        <w:ind w:firstLine="720"/>
        <w:rPr>
          <w:color w:val="000000" w:themeColor="text1"/>
        </w:rPr>
      </w:pPr>
      <w:r w:rsidRPr="000C6109">
        <w:rPr>
          <w:color w:val="000000" w:themeColor="text1"/>
        </w:rPr>
        <w:t>Step 7: Conduct comprehensive data analysis. We will integrate the quantitative and qualitative findings, along with the document analysis data, to answer the two research questions, as described in Section 3.6.</w:t>
      </w:r>
    </w:p>
    <w:p w14:paraId="07802430" w14:textId="77777777" w:rsidR="000C6109" w:rsidRPr="000C6109" w:rsidRDefault="000C6109" w:rsidP="009775FB">
      <w:pPr>
        <w:ind w:firstLine="720"/>
        <w:rPr>
          <w:color w:val="000000" w:themeColor="text1"/>
        </w:rPr>
      </w:pPr>
    </w:p>
    <w:p w14:paraId="3F49BC7E" w14:textId="77777777" w:rsidR="000C6109" w:rsidRPr="000C6109" w:rsidRDefault="000C6109" w:rsidP="009775FB">
      <w:pPr>
        <w:ind w:firstLine="720"/>
        <w:rPr>
          <w:color w:val="000000" w:themeColor="text1"/>
        </w:rPr>
      </w:pPr>
    </w:p>
    <w:tbl>
      <w:tblPr>
        <w:tblStyle w:val="a"/>
        <w:tblW w:w="91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45"/>
        <w:gridCol w:w="6660"/>
        <w:gridCol w:w="1590"/>
      </w:tblGrid>
      <w:tr w:rsidR="000C6109" w:rsidRPr="000C6109" w14:paraId="0A47818B" w14:textId="77777777">
        <w:trPr>
          <w:trHeight w:val="500"/>
        </w:trPr>
        <w:tc>
          <w:tcPr>
            <w:tcW w:w="9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8189E9B" w14:textId="77777777" w:rsidR="00A51775" w:rsidRPr="000C6109" w:rsidRDefault="00000000" w:rsidP="009775FB">
            <w:pPr>
              <w:jc w:val="center"/>
              <w:rPr>
                <w:color w:val="000000" w:themeColor="text1"/>
              </w:rPr>
            </w:pPr>
            <w:r w:rsidRPr="000C6109">
              <w:rPr>
                <w:color w:val="000000" w:themeColor="text1"/>
              </w:rPr>
              <w:t>Step</w:t>
            </w:r>
          </w:p>
        </w:tc>
        <w:tc>
          <w:tcPr>
            <w:tcW w:w="66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3897C53" w14:textId="77777777" w:rsidR="00A51775" w:rsidRPr="000C6109" w:rsidRDefault="00000000" w:rsidP="009775FB">
            <w:pPr>
              <w:jc w:val="center"/>
              <w:rPr>
                <w:color w:val="000000" w:themeColor="text1"/>
              </w:rPr>
            </w:pPr>
            <w:r w:rsidRPr="000C6109">
              <w:rPr>
                <w:color w:val="000000" w:themeColor="text1"/>
              </w:rPr>
              <w:t>Task</w:t>
            </w:r>
          </w:p>
        </w:tc>
        <w:tc>
          <w:tcPr>
            <w:tcW w:w="15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C7331BB" w14:textId="77777777" w:rsidR="00A51775" w:rsidRPr="000C6109" w:rsidRDefault="00000000" w:rsidP="009775FB">
            <w:pPr>
              <w:jc w:val="center"/>
              <w:rPr>
                <w:color w:val="000000" w:themeColor="text1"/>
              </w:rPr>
            </w:pPr>
            <w:r w:rsidRPr="000C6109">
              <w:rPr>
                <w:color w:val="000000" w:themeColor="text1"/>
              </w:rPr>
              <w:t>Timeline</w:t>
            </w:r>
          </w:p>
        </w:tc>
      </w:tr>
      <w:tr w:rsidR="000C6109" w:rsidRPr="000C6109" w14:paraId="76969A6F" w14:textId="77777777">
        <w:trPr>
          <w:trHeight w:val="500"/>
        </w:trPr>
        <w:tc>
          <w:tcPr>
            <w:tcW w:w="9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4416438" w14:textId="77777777" w:rsidR="00A51775" w:rsidRPr="000C6109" w:rsidRDefault="00000000" w:rsidP="009775FB">
            <w:pPr>
              <w:rPr>
                <w:color w:val="000000" w:themeColor="text1"/>
              </w:rPr>
            </w:pPr>
            <w:r w:rsidRPr="000C6109">
              <w:rPr>
                <w:color w:val="000000" w:themeColor="text1"/>
              </w:rPr>
              <w:t>1</w:t>
            </w:r>
          </w:p>
        </w:tc>
        <w:tc>
          <w:tcPr>
            <w:tcW w:w="66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BAEB76D" w14:textId="77777777" w:rsidR="00A51775" w:rsidRPr="000C6109" w:rsidRDefault="00000000" w:rsidP="009775FB">
            <w:pPr>
              <w:rPr>
                <w:color w:val="000000" w:themeColor="text1"/>
              </w:rPr>
            </w:pPr>
            <w:r w:rsidRPr="000C6109">
              <w:rPr>
                <w:color w:val="000000" w:themeColor="text1"/>
              </w:rPr>
              <w:t>Obtain school permission and collect informed consent forms</w:t>
            </w:r>
          </w:p>
        </w:tc>
        <w:tc>
          <w:tcPr>
            <w:tcW w:w="15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8BF8679" w14:textId="77777777" w:rsidR="00A51775" w:rsidRPr="000C6109" w:rsidRDefault="00000000" w:rsidP="009775FB">
            <w:pPr>
              <w:rPr>
                <w:color w:val="000000" w:themeColor="text1"/>
              </w:rPr>
            </w:pPr>
            <w:r w:rsidRPr="000C6109">
              <w:rPr>
                <w:color w:val="000000" w:themeColor="text1"/>
              </w:rPr>
              <w:t>Week 1</w:t>
            </w:r>
          </w:p>
        </w:tc>
      </w:tr>
      <w:tr w:rsidR="000C6109" w:rsidRPr="000C6109" w14:paraId="6E9FF57D" w14:textId="77777777">
        <w:trPr>
          <w:trHeight w:val="500"/>
        </w:trPr>
        <w:tc>
          <w:tcPr>
            <w:tcW w:w="9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AAF834C" w14:textId="77777777" w:rsidR="00A51775" w:rsidRPr="000C6109" w:rsidRDefault="00000000" w:rsidP="009775FB">
            <w:pPr>
              <w:rPr>
                <w:color w:val="000000" w:themeColor="text1"/>
              </w:rPr>
            </w:pPr>
            <w:r w:rsidRPr="000C6109">
              <w:rPr>
                <w:color w:val="000000" w:themeColor="text1"/>
              </w:rPr>
              <w:t>2</w:t>
            </w:r>
          </w:p>
        </w:tc>
        <w:tc>
          <w:tcPr>
            <w:tcW w:w="66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A4CAE8A" w14:textId="77777777" w:rsidR="00A51775" w:rsidRPr="000C6109" w:rsidRDefault="00000000" w:rsidP="009775FB">
            <w:pPr>
              <w:rPr>
                <w:color w:val="000000" w:themeColor="text1"/>
              </w:rPr>
            </w:pPr>
            <w:r w:rsidRPr="000C6109">
              <w:rPr>
                <w:color w:val="000000" w:themeColor="text1"/>
              </w:rPr>
              <w:t>Pilot the questionnaire and revise if necessary</w:t>
            </w:r>
          </w:p>
        </w:tc>
        <w:tc>
          <w:tcPr>
            <w:tcW w:w="15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AD092E4" w14:textId="77777777" w:rsidR="00A51775" w:rsidRPr="000C6109" w:rsidRDefault="00000000" w:rsidP="009775FB">
            <w:pPr>
              <w:rPr>
                <w:color w:val="000000" w:themeColor="text1"/>
              </w:rPr>
            </w:pPr>
            <w:r w:rsidRPr="000C6109">
              <w:rPr>
                <w:color w:val="000000" w:themeColor="text1"/>
              </w:rPr>
              <w:t>Week 2</w:t>
            </w:r>
          </w:p>
        </w:tc>
      </w:tr>
      <w:tr w:rsidR="000C6109" w:rsidRPr="000C6109" w14:paraId="33393D1A" w14:textId="77777777">
        <w:trPr>
          <w:trHeight w:val="500"/>
        </w:trPr>
        <w:tc>
          <w:tcPr>
            <w:tcW w:w="9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999B340" w14:textId="77777777" w:rsidR="00A51775" w:rsidRPr="000C6109" w:rsidRDefault="00000000" w:rsidP="009775FB">
            <w:pPr>
              <w:rPr>
                <w:color w:val="000000" w:themeColor="text1"/>
              </w:rPr>
            </w:pPr>
            <w:r w:rsidRPr="000C6109">
              <w:rPr>
                <w:color w:val="000000" w:themeColor="text1"/>
              </w:rPr>
              <w:t>3</w:t>
            </w:r>
          </w:p>
        </w:tc>
        <w:tc>
          <w:tcPr>
            <w:tcW w:w="66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87E5505" w14:textId="77777777" w:rsidR="00A51775" w:rsidRPr="000C6109" w:rsidRDefault="00000000" w:rsidP="009775FB">
            <w:pPr>
              <w:rPr>
                <w:color w:val="000000" w:themeColor="text1"/>
              </w:rPr>
            </w:pPr>
            <w:r w:rsidRPr="000C6109">
              <w:rPr>
                <w:color w:val="000000" w:themeColor="text1"/>
              </w:rPr>
              <w:t>Distribute and collect questionnaires</w:t>
            </w:r>
          </w:p>
        </w:tc>
        <w:tc>
          <w:tcPr>
            <w:tcW w:w="15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190988D" w14:textId="77777777" w:rsidR="00A51775" w:rsidRPr="000C6109" w:rsidRDefault="00000000" w:rsidP="009775FB">
            <w:pPr>
              <w:rPr>
                <w:color w:val="000000" w:themeColor="text1"/>
              </w:rPr>
            </w:pPr>
            <w:r w:rsidRPr="000C6109">
              <w:rPr>
                <w:color w:val="000000" w:themeColor="text1"/>
              </w:rPr>
              <w:t>Weeks 3-4</w:t>
            </w:r>
          </w:p>
        </w:tc>
      </w:tr>
      <w:tr w:rsidR="000C6109" w:rsidRPr="000C6109" w14:paraId="57C32A34" w14:textId="77777777">
        <w:trPr>
          <w:trHeight w:val="500"/>
        </w:trPr>
        <w:tc>
          <w:tcPr>
            <w:tcW w:w="9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5E9ED28" w14:textId="77777777" w:rsidR="00A51775" w:rsidRPr="000C6109" w:rsidRDefault="00000000" w:rsidP="009775FB">
            <w:pPr>
              <w:rPr>
                <w:color w:val="000000" w:themeColor="text1"/>
              </w:rPr>
            </w:pPr>
            <w:r w:rsidRPr="000C6109">
              <w:rPr>
                <w:color w:val="000000" w:themeColor="text1"/>
              </w:rPr>
              <w:t>4</w:t>
            </w:r>
          </w:p>
        </w:tc>
        <w:tc>
          <w:tcPr>
            <w:tcW w:w="66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A3BE1C8" w14:textId="77777777" w:rsidR="00A51775" w:rsidRPr="000C6109" w:rsidRDefault="00000000" w:rsidP="009775FB">
            <w:pPr>
              <w:rPr>
                <w:color w:val="000000" w:themeColor="text1"/>
              </w:rPr>
            </w:pPr>
            <w:r w:rsidRPr="000C6109">
              <w:rPr>
                <w:color w:val="000000" w:themeColor="text1"/>
              </w:rPr>
              <w:t>Conduct preliminary quantitative analysis and group participants</w:t>
            </w:r>
          </w:p>
        </w:tc>
        <w:tc>
          <w:tcPr>
            <w:tcW w:w="15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651B616" w14:textId="77777777" w:rsidR="00A51775" w:rsidRPr="000C6109" w:rsidRDefault="00000000" w:rsidP="009775FB">
            <w:pPr>
              <w:rPr>
                <w:color w:val="000000" w:themeColor="text1"/>
              </w:rPr>
            </w:pPr>
            <w:r w:rsidRPr="000C6109">
              <w:rPr>
                <w:color w:val="000000" w:themeColor="text1"/>
              </w:rPr>
              <w:t>Week 5</w:t>
            </w:r>
          </w:p>
        </w:tc>
      </w:tr>
      <w:tr w:rsidR="000C6109" w:rsidRPr="000C6109" w14:paraId="594C8A44" w14:textId="77777777">
        <w:trPr>
          <w:trHeight w:val="500"/>
        </w:trPr>
        <w:tc>
          <w:tcPr>
            <w:tcW w:w="9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5370047" w14:textId="77777777" w:rsidR="00A51775" w:rsidRPr="000C6109" w:rsidRDefault="00000000" w:rsidP="009775FB">
            <w:pPr>
              <w:rPr>
                <w:color w:val="000000" w:themeColor="text1"/>
              </w:rPr>
            </w:pPr>
            <w:r w:rsidRPr="000C6109">
              <w:rPr>
                <w:color w:val="000000" w:themeColor="text1"/>
              </w:rPr>
              <w:t>5</w:t>
            </w:r>
          </w:p>
        </w:tc>
        <w:tc>
          <w:tcPr>
            <w:tcW w:w="66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A129981" w14:textId="77777777" w:rsidR="00A51775" w:rsidRPr="000C6109" w:rsidRDefault="00000000" w:rsidP="009775FB">
            <w:pPr>
              <w:rPr>
                <w:color w:val="000000" w:themeColor="text1"/>
              </w:rPr>
            </w:pPr>
            <w:r w:rsidRPr="000C6109">
              <w:rPr>
                <w:color w:val="000000" w:themeColor="text1"/>
              </w:rPr>
              <w:t>Conduct interviews</w:t>
            </w:r>
          </w:p>
        </w:tc>
        <w:tc>
          <w:tcPr>
            <w:tcW w:w="15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697D17E" w14:textId="77777777" w:rsidR="00A51775" w:rsidRPr="000C6109" w:rsidRDefault="00000000" w:rsidP="009775FB">
            <w:pPr>
              <w:rPr>
                <w:color w:val="000000" w:themeColor="text1"/>
              </w:rPr>
            </w:pPr>
            <w:r w:rsidRPr="000C6109">
              <w:rPr>
                <w:color w:val="000000" w:themeColor="text1"/>
              </w:rPr>
              <w:t>Weeks 6-7</w:t>
            </w:r>
          </w:p>
        </w:tc>
      </w:tr>
      <w:tr w:rsidR="000C6109" w:rsidRPr="000C6109" w14:paraId="7D6C6980" w14:textId="77777777">
        <w:trPr>
          <w:trHeight w:val="500"/>
        </w:trPr>
        <w:tc>
          <w:tcPr>
            <w:tcW w:w="9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8613515" w14:textId="77777777" w:rsidR="00A51775" w:rsidRPr="000C6109" w:rsidRDefault="00000000" w:rsidP="009775FB">
            <w:pPr>
              <w:rPr>
                <w:color w:val="000000" w:themeColor="text1"/>
              </w:rPr>
            </w:pPr>
            <w:r w:rsidRPr="000C6109">
              <w:rPr>
                <w:color w:val="000000" w:themeColor="text1"/>
              </w:rPr>
              <w:t>6</w:t>
            </w:r>
          </w:p>
        </w:tc>
        <w:tc>
          <w:tcPr>
            <w:tcW w:w="66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43E536C" w14:textId="77777777" w:rsidR="00A51775" w:rsidRPr="000C6109" w:rsidRDefault="00000000" w:rsidP="009775FB">
            <w:pPr>
              <w:rPr>
                <w:color w:val="000000" w:themeColor="text1"/>
              </w:rPr>
            </w:pPr>
            <w:r w:rsidRPr="000C6109">
              <w:rPr>
                <w:color w:val="000000" w:themeColor="text1"/>
              </w:rPr>
              <w:t>Collect document analysis data</w:t>
            </w:r>
          </w:p>
        </w:tc>
        <w:tc>
          <w:tcPr>
            <w:tcW w:w="15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6134C8D" w14:textId="77777777" w:rsidR="00A51775" w:rsidRPr="000C6109" w:rsidRDefault="00000000" w:rsidP="009775FB">
            <w:pPr>
              <w:rPr>
                <w:color w:val="000000" w:themeColor="text1"/>
              </w:rPr>
            </w:pPr>
            <w:r w:rsidRPr="000C6109">
              <w:rPr>
                <w:color w:val="000000" w:themeColor="text1"/>
              </w:rPr>
              <w:t>Week 8</w:t>
            </w:r>
          </w:p>
        </w:tc>
      </w:tr>
      <w:tr w:rsidR="000C6109" w:rsidRPr="000C6109" w14:paraId="3F506631" w14:textId="77777777">
        <w:trPr>
          <w:trHeight w:val="500"/>
        </w:trPr>
        <w:tc>
          <w:tcPr>
            <w:tcW w:w="9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318611D" w14:textId="77777777" w:rsidR="00A51775" w:rsidRPr="000C6109" w:rsidRDefault="00000000" w:rsidP="009775FB">
            <w:pPr>
              <w:rPr>
                <w:color w:val="000000" w:themeColor="text1"/>
              </w:rPr>
            </w:pPr>
            <w:r w:rsidRPr="000C6109">
              <w:rPr>
                <w:color w:val="000000" w:themeColor="text1"/>
              </w:rPr>
              <w:t>7</w:t>
            </w:r>
          </w:p>
        </w:tc>
        <w:tc>
          <w:tcPr>
            <w:tcW w:w="66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9527B11" w14:textId="77777777" w:rsidR="00A51775" w:rsidRPr="000C6109" w:rsidRDefault="00000000" w:rsidP="009775FB">
            <w:pPr>
              <w:rPr>
                <w:color w:val="000000" w:themeColor="text1"/>
              </w:rPr>
            </w:pPr>
            <w:r w:rsidRPr="000C6109">
              <w:rPr>
                <w:color w:val="000000" w:themeColor="text1"/>
              </w:rPr>
              <w:t>Conduct comprehensive data analysis</w:t>
            </w:r>
          </w:p>
        </w:tc>
        <w:tc>
          <w:tcPr>
            <w:tcW w:w="15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C47F360" w14:textId="77777777" w:rsidR="00A51775" w:rsidRPr="000C6109" w:rsidRDefault="00000000" w:rsidP="009775FB">
            <w:pPr>
              <w:rPr>
                <w:color w:val="000000" w:themeColor="text1"/>
              </w:rPr>
            </w:pPr>
            <w:r w:rsidRPr="000C6109">
              <w:rPr>
                <w:color w:val="000000" w:themeColor="text1"/>
              </w:rPr>
              <w:t>Weeks 9-10</w:t>
            </w:r>
          </w:p>
        </w:tc>
      </w:tr>
    </w:tbl>
    <w:p w14:paraId="0A6D481C" w14:textId="77777777" w:rsidR="00A51775" w:rsidRPr="000C6109" w:rsidRDefault="00A51775" w:rsidP="009775FB">
      <w:pPr>
        <w:spacing w:before="120" w:after="120"/>
        <w:rPr>
          <w:color w:val="000000" w:themeColor="text1"/>
        </w:rPr>
      </w:pPr>
    </w:p>
    <w:p w14:paraId="1D7419A3" w14:textId="77777777" w:rsidR="00A51775" w:rsidRPr="000C6109" w:rsidRDefault="00000000" w:rsidP="009775FB">
      <w:pPr>
        <w:pStyle w:val="Heading2"/>
        <w:spacing w:before="120" w:after="120"/>
        <w:rPr>
          <w:color w:val="000000" w:themeColor="text1"/>
        </w:rPr>
      </w:pPr>
      <w:bookmarkStart w:id="46" w:name="_Toc234609317"/>
      <w:r w:rsidRPr="000C6109">
        <w:rPr>
          <w:color w:val="000000" w:themeColor="text1"/>
        </w:rPr>
        <w:t>3.6. Data Analysis</w:t>
      </w:r>
      <w:bookmarkEnd w:id="46"/>
    </w:p>
    <w:p w14:paraId="0A08564A" w14:textId="77777777" w:rsidR="00A51775" w:rsidRPr="000C6109" w:rsidRDefault="00000000" w:rsidP="009775FB">
      <w:pPr>
        <w:rPr>
          <w:color w:val="000000" w:themeColor="text1"/>
          <w:highlight w:val="white"/>
        </w:rPr>
      </w:pPr>
      <w:r w:rsidRPr="000C6109">
        <w:rPr>
          <w:noProof/>
          <w:color w:val="000000" w:themeColor="text1"/>
          <w:highlight w:val="white"/>
        </w:rPr>
        <w:drawing>
          <wp:inline distT="114300" distB="114300" distL="114300" distR="114300" wp14:anchorId="5C201A27" wp14:editId="56983264">
            <wp:extent cx="5731200" cy="3378200"/>
            <wp:effectExtent l="0" t="0" r="0" b="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0"/>
                    <a:srcRect/>
                    <a:stretch>
                      <a:fillRect/>
                    </a:stretch>
                  </pic:blipFill>
                  <pic:spPr>
                    <a:xfrm>
                      <a:off x="0" y="0"/>
                      <a:ext cx="5731200" cy="3378200"/>
                    </a:xfrm>
                    <a:prstGeom prst="rect">
                      <a:avLst/>
                    </a:prstGeom>
                    <a:ln/>
                  </pic:spPr>
                </pic:pic>
              </a:graphicData>
            </a:graphic>
          </wp:inline>
        </w:drawing>
      </w:r>
    </w:p>
    <w:p w14:paraId="7CE300B6" w14:textId="77777777" w:rsidR="00A51775" w:rsidRPr="000C6109" w:rsidRDefault="00000000" w:rsidP="009775FB">
      <w:pPr>
        <w:pStyle w:val="Heading3"/>
        <w:rPr>
          <w:color w:val="000000" w:themeColor="text1"/>
          <w:highlight w:val="white"/>
        </w:rPr>
      </w:pPr>
      <w:bookmarkStart w:id="47" w:name="_Toc234609318"/>
      <w:r w:rsidRPr="000C6109">
        <w:rPr>
          <w:color w:val="000000" w:themeColor="text1"/>
          <w:highlight w:val="white"/>
        </w:rPr>
        <w:t>3.6.1. Quantitative Analysis</w:t>
      </w:r>
      <w:bookmarkEnd w:id="47"/>
    </w:p>
    <w:p w14:paraId="2B9F5049" w14:textId="77777777" w:rsidR="00A51775" w:rsidRPr="000C6109" w:rsidRDefault="00000000" w:rsidP="009775FB">
      <w:pPr>
        <w:ind w:firstLine="720"/>
        <w:rPr>
          <w:color w:val="000000" w:themeColor="text1"/>
          <w:highlight w:val="white"/>
        </w:rPr>
      </w:pPr>
      <w:r w:rsidRPr="000C6109">
        <w:rPr>
          <w:color w:val="000000" w:themeColor="text1"/>
          <w:highlight w:val="white"/>
        </w:rPr>
        <w:t>To get a general picture of the two variables: motivation and washback, data collected in the first phase will be analyzed using descriptive statistics. We will calculate the mean and the standard deviation of the two variables: washback and motivation. The mean will be used to measure the average level of washback and motivation according to students’ responses. In contrast, standard deviation will give the variation around the average, the similarity and difference between students' answers. Questionnaire data will be analyzed using IBM SPSS Statistics version 29.0.</w:t>
      </w:r>
    </w:p>
    <w:p w14:paraId="19D7D843" w14:textId="77777777" w:rsidR="00A51775" w:rsidRPr="000C6109" w:rsidRDefault="00000000" w:rsidP="009775FB">
      <w:pPr>
        <w:spacing w:before="120" w:after="120"/>
        <w:ind w:firstLine="720"/>
        <w:rPr>
          <w:color w:val="000000" w:themeColor="text1"/>
        </w:rPr>
      </w:pPr>
      <w:r w:rsidRPr="000C6109">
        <w:rPr>
          <w:color w:val="000000" w:themeColor="text1"/>
        </w:rPr>
        <w:t>To answer the first research question, Pearson's correlation analysis is used to determine the strength and direction of the relationship between washback and learner motivation. If the data does not meet the conditions for Pearson's correlation to be reliable (for example, if it does not approximate a normal distribution), Spearman's correlation will be used instead, as it does not rely on that assumption and can still assess the relationship between the two variables.</w:t>
      </w:r>
    </w:p>
    <w:p w14:paraId="089050B8" w14:textId="77777777" w:rsidR="00A51775" w:rsidRPr="000C6109" w:rsidRDefault="00000000" w:rsidP="009775FB">
      <w:pPr>
        <w:pStyle w:val="Heading3"/>
        <w:rPr>
          <w:color w:val="000000" w:themeColor="text1"/>
          <w:highlight w:val="white"/>
        </w:rPr>
      </w:pPr>
      <w:bookmarkStart w:id="48" w:name="_Toc234609319"/>
      <w:r w:rsidRPr="000C6109">
        <w:rPr>
          <w:color w:val="000000" w:themeColor="text1"/>
          <w:highlight w:val="white"/>
        </w:rPr>
        <w:t>3.6.2. Qualitative Analysis</w:t>
      </w:r>
      <w:bookmarkEnd w:id="48"/>
    </w:p>
    <w:p w14:paraId="2375562C" w14:textId="77777777" w:rsidR="00A51775" w:rsidRPr="000C6109" w:rsidRDefault="00000000" w:rsidP="009775FB">
      <w:pPr>
        <w:ind w:firstLine="720"/>
        <w:rPr>
          <w:color w:val="000000" w:themeColor="text1"/>
          <w:highlight w:val="white"/>
        </w:rPr>
      </w:pPr>
      <w:r w:rsidRPr="000C6109">
        <w:rPr>
          <w:color w:val="000000" w:themeColor="text1"/>
          <w:highlight w:val="white"/>
        </w:rPr>
        <w:t xml:space="preserve">The transcript from the interview will be analyzed using thematic analysis (Braun &amp; Clarke, 2006, 2021). Each transcript will be read several times to get the main ideas. Important ideas will be given short codes. These codes will be grouped into broader themes. The themes will be reviewed and named before being presented in the findings. </w:t>
      </w:r>
      <w:r w:rsidRPr="000C6109">
        <w:rPr>
          <w:color w:val="000000" w:themeColor="text1"/>
        </w:rPr>
        <w:t>The study will be conducted deductively. Deductive means that themes do not originate from preconceived ideas, rather they originate from the students’ answers. This approach is relevant to this study because the purpose is to allow the students to provide their understanding of how the examination affects their motivation and learning behavior. The themes will answer Research Question 2</w:t>
      </w:r>
      <w:r w:rsidRPr="000C6109">
        <w:rPr>
          <w:color w:val="000000" w:themeColor="text1"/>
          <w:highlight w:val="white"/>
        </w:rPr>
        <w:t>.</w:t>
      </w:r>
    </w:p>
    <w:p w14:paraId="677799B8" w14:textId="77777777" w:rsidR="00A51775" w:rsidRPr="000C6109" w:rsidRDefault="00000000" w:rsidP="009775FB">
      <w:pPr>
        <w:pStyle w:val="Heading3"/>
        <w:rPr>
          <w:color w:val="000000" w:themeColor="text1"/>
          <w:highlight w:val="white"/>
        </w:rPr>
      </w:pPr>
      <w:bookmarkStart w:id="49" w:name="_Toc234609320"/>
      <w:r w:rsidRPr="000C6109">
        <w:rPr>
          <w:color w:val="000000" w:themeColor="text1"/>
          <w:highlight w:val="white"/>
        </w:rPr>
        <w:t>3.6.3. Integration of Findings</w:t>
      </w:r>
      <w:bookmarkEnd w:id="49"/>
    </w:p>
    <w:p w14:paraId="63018B2E" w14:textId="06803674" w:rsidR="000C6109" w:rsidRPr="000C6109" w:rsidRDefault="00000000" w:rsidP="009775FB">
      <w:pPr>
        <w:ind w:firstLine="720"/>
        <w:rPr>
          <w:color w:val="000000" w:themeColor="text1"/>
          <w:highlight w:val="white"/>
        </w:rPr>
      </w:pPr>
      <w:r w:rsidRPr="000C6109">
        <w:rPr>
          <w:color w:val="000000" w:themeColor="text1"/>
        </w:rPr>
        <w:t>Quantitative and qualitative findings will be merged at the stage of interpretation. This is due to an explanatory sequential design being used (Creswell &amp; Plano Clark, 2018). Quantitative findings will demonstrate the existence of a relationship between washback and learner motivation. Qualitative findings will provide an explanation for this relationship. Document analysis will be used to offer evidence as to whether findings from Giong Ong To High School can be generalized to trends at the national level. Quantitative and qualitative results will be presented together in a table that presents quantitative results and corresponding interview quotes; findings from the document analysis will be discussed separately to further contextualize these findings</w:t>
      </w:r>
      <w:r w:rsidRPr="000C6109">
        <w:rPr>
          <w:color w:val="000000" w:themeColor="text1"/>
          <w:highlight w:val="white"/>
        </w:rPr>
        <w:t>.</w:t>
      </w:r>
    </w:p>
    <w:p w14:paraId="29E55ACC" w14:textId="77777777" w:rsidR="00A51775" w:rsidRPr="000C6109" w:rsidRDefault="00000000" w:rsidP="009775FB">
      <w:pPr>
        <w:pStyle w:val="Heading2"/>
        <w:keepNext w:val="0"/>
        <w:keepLines w:val="0"/>
        <w:spacing w:before="120" w:after="120"/>
        <w:rPr>
          <w:color w:val="000000" w:themeColor="text1"/>
        </w:rPr>
      </w:pPr>
      <w:bookmarkStart w:id="50" w:name="_Toc234609321"/>
      <w:r w:rsidRPr="000C6109">
        <w:rPr>
          <w:color w:val="000000" w:themeColor="text1"/>
        </w:rPr>
        <w:t>3.7. Validity and Reliability</w:t>
      </w:r>
      <w:bookmarkEnd w:id="50"/>
    </w:p>
    <w:p w14:paraId="5ED9170E" w14:textId="77777777" w:rsidR="00A51775" w:rsidRPr="000C6109" w:rsidRDefault="00000000" w:rsidP="009775FB">
      <w:pPr>
        <w:spacing w:before="120" w:after="120"/>
        <w:rPr>
          <w:b/>
          <w:bCs/>
          <w:color w:val="000000" w:themeColor="text1"/>
          <w:highlight w:val="white"/>
        </w:rPr>
      </w:pPr>
      <w:r w:rsidRPr="000C6109">
        <w:rPr>
          <w:b/>
          <w:bCs/>
          <w:color w:val="000000" w:themeColor="text1"/>
          <w:highlight w:val="white"/>
        </w:rPr>
        <w:t>Phase 1 (QUAN – Questionnaire)</w:t>
      </w:r>
    </w:p>
    <w:p w14:paraId="495650D9" w14:textId="77777777" w:rsidR="00A51775" w:rsidRPr="000C6109" w:rsidRDefault="00000000" w:rsidP="009775FB">
      <w:pPr>
        <w:ind w:firstLine="720"/>
        <w:rPr>
          <w:color w:val="000000" w:themeColor="text1"/>
        </w:rPr>
      </w:pPr>
      <w:r w:rsidRPr="000C6109">
        <w:rPr>
          <w:color w:val="000000" w:themeColor="text1"/>
        </w:rPr>
        <w:t>Prior to administering the questionnaire to collect my data, I will pilot it first. Sudman and Bradburn (1983) refer to this stage as a “dress rehearsal” where you try out your questionnaire to see how it works prior to using it to collect real data. This would also satisfy Dörnyei’s (2007) recommendation to pilot all surveys.</w:t>
      </w:r>
    </w:p>
    <w:p w14:paraId="0F6869BB" w14:textId="77777777" w:rsidR="00A51775" w:rsidRPr="000C6109" w:rsidRDefault="00000000" w:rsidP="009775FB">
      <w:pPr>
        <w:ind w:firstLine="720"/>
        <w:rPr>
          <w:color w:val="000000" w:themeColor="text1"/>
        </w:rPr>
      </w:pPr>
      <w:r w:rsidRPr="000C6109">
        <w:rPr>
          <w:color w:val="000000" w:themeColor="text1"/>
        </w:rPr>
        <w:t>Piloting would consist of asking 10-15 Grade 12 students that match the demographics of my sample. In piloting the questionnaire, I hope to learn if:</w:t>
      </w:r>
    </w:p>
    <w:p w14:paraId="33ACD6B1" w14:textId="77777777" w:rsidR="00A51775" w:rsidRPr="000C6109" w:rsidRDefault="00000000" w:rsidP="009775FB">
      <w:pPr>
        <w:ind w:firstLine="720"/>
        <w:rPr>
          <w:color w:val="000000" w:themeColor="text1"/>
        </w:rPr>
      </w:pPr>
      <w:r w:rsidRPr="000C6109">
        <w:rPr>
          <w:color w:val="000000" w:themeColor="text1"/>
        </w:rPr>
        <w:t xml:space="preserve">● the wording of each question is clear, </w:t>
      </w:r>
    </w:p>
    <w:p w14:paraId="08B52124" w14:textId="77777777" w:rsidR="00A51775" w:rsidRPr="000C6109" w:rsidRDefault="00000000" w:rsidP="009775FB">
      <w:pPr>
        <w:ind w:firstLine="720"/>
        <w:rPr>
          <w:color w:val="000000" w:themeColor="text1"/>
        </w:rPr>
      </w:pPr>
      <w:r w:rsidRPr="000C6109">
        <w:rPr>
          <w:color w:val="000000" w:themeColor="text1"/>
        </w:rPr>
        <w:t>● the amount of time it takes to complete the questionnaire,</w:t>
      </w:r>
    </w:p>
    <w:p w14:paraId="27C51794" w14:textId="77777777" w:rsidR="00A51775" w:rsidRPr="000C6109" w:rsidRDefault="00000000" w:rsidP="009775FB">
      <w:pPr>
        <w:ind w:firstLine="720"/>
        <w:rPr>
          <w:color w:val="000000" w:themeColor="text1"/>
        </w:rPr>
      </w:pPr>
      <w:r w:rsidRPr="000C6109">
        <w:rPr>
          <w:color w:val="000000" w:themeColor="text1"/>
        </w:rPr>
        <w:t xml:space="preserve">● if there are any misunderstandings with questions, </w:t>
      </w:r>
    </w:p>
    <w:p w14:paraId="4F2656C4" w14:textId="77777777" w:rsidR="00A51775" w:rsidRPr="000C6109" w:rsidRDefault="00000000" w:rsidP="009775FB">
      <w:pPr>
        <w:ind w:firstLine="720"/>
        <w:rPr>
          <w:color w:val="000000" w:themeColor="text1"/>
        </w:rPr>
      </w:pPr>
      <w:r w:rsidRPr="000C6109">
        <w:rPr>
          <w:color w:val="000000" w:themeColor="text1"/>
        </w:rPr>
        <w:t>● if there are any questions that are too easy, too hard, or repeated, and</w:t>
      </w:r>
    </w:p>
    <w:p w14:paraId="0CDB7A6B" w14:textId="77777777" w:rsidR="00A51775" w:rsidRPr="000C6109" w:rsidRDefault="00000000" w:rsidP="009775FB">
      <w:pPr>
        <w:ind w:firstLine="720"/>
        <w:rPr>
          <w:color w:val="000000" w:themeColor="text1"/>
        </w:rPr>
      </w:pPr>
      <w:r w:rsidRPr="000C6109">
        <w:rPr>
          <w:color w:val="000000" w:themeColor="text1"/>
        </w:rPr>
        <w:t xml:space="preserve">● if the Likert scale is used properly. </w:t>
      </w:r>
    </w:p>
    <w:p w14:paraId="5AF40CD9" w14:textId="77777777" w:rsidR="00A51775" w:rsidRPr="000C6109" w:rsidRDefault="00000000" w:rsidP="009775FB">
      <w:pPr>
        <w:ind w:firstLine="720"/>
        <w:rPr>
          <w:color w:val="000000" w:themeColor="text1"/>
          <w:highlight w:val="white"/>
        </w:rPr>
      </w:pPr>
      <w:r w:rsidRPr="000C6109">
        <w:rPr>
          <w:color w:val="000000" w:themeColor="text1"/>
        </w:rPr>
        <w:t>Once the pilot data is gathered, Cronbach’s Alpha will be calculated for each section of the questionnaire (washback, intrinsic motivation, and extrinsic motivation) to determine reliability. If any part of the questionnaire displays inadequate reliability, then the unclear items will be revised/remixed. Changes will then be made to the questionnaire before it is administered to my sample of 150-200 students</w:t>
      </w:r>
      <w:r w:rsidRPr="000C6109">
        <w:rPr>
          <w:color w:val="000000" w:themeColor="text1"/>
          <w:highlight w:val="white"/>
        </w:rPr>
        <w:t>.</w:t>
      </w:r>
    </w:p>
    <w:p w14:paraId="5F9DC097" w14:textId="77777777" w:rsidR="00A51775" w:rsidRPr="000C6109" w:rsidRDefault="00000000" w:rsidP="009775FB">
      <w:pPr>
        <w:rPr>
          <w:b/>
          <w:bCs/>
          <w:color w:val="000000" w:themeColor="text1"/>
          <w:highlight w:val="white"/>
        </w:rPr>
      </w:pPr>
      <w:r w:rsidRPr="000C6109">
        <w:rPr>
          <w:b/>
          <w:bCs/>
          <w:color w:val="000000" w:themeColor="text1"/>
          <w:highlight w:val="white"/>
        </w:rPr>
        <w:t>Phase 2 (QUAL – Interview)</w:t>
      </w:r>
    </w:p>
    <w:p w14:paraId="41F23FF1" w14:textId="77777777" w:rsidR="00A51775" w:rsidRPr="000C6109" w:rsidRDefault="00000000" w:rsidP="009775FB">
      <w:pPr>
        <w:ind w:firstLine="720"/>
        <w:rPr>
          <w:color w:val="000000" w:themeColor="text1"/>
        </w:rPr>
      </w:pPr>
      <w:r w:rsidRPr="000C6109">
        <w:rPr>
          <w:color w:val="000000" w:themeColor="text1"/>
        </w:rPr>
        <w:t>Interviews won't require a full pilot like the questionnaire will, but we will still pilot one interview for this study.</w:t>
      </w:r>
    </w:p>
    <w:p w14:paraId="058BC749" w14:textId="77777777" w:rsidR="00A51775" w:rsidRPr="000C6109" w:rsidRDefault="00000000" w:rsidP="009775FB">
      <w:pPr>
        <w:ind w:firstLine="720"/>
        <w:rPr>
          <w:color w:val="000000" w:themeColor="text1"/>
        </w:rPr>
      </w:pPr>
      <w:r w:rsidRPr="000C6109">
        <w:rPr>
          <w:color w:val="000000" w:themeColor="text1"/>
        </w:rPr>
        <w:t xml:space="preserve">First, we will recruit respondents for our main interviews from our high-and low motivation pools that we will have after the questionnaire data is analyzed. Then, we will conduct a single interview with one or two students. These students' interviews are not doomed to be discarded - if we get useful information from them, we will include their data as part of our final data. In this pilot, we want to test: </w:t>
      </w:r>
    </w:p>
    <w:p w14:paraId="5E6900FA" w14:textId="77777777" w:rsidR="00A51775" w:rsidRPr="000C6109" w:rsidRDefault="00000000" w:rsidP="009775FB">
      <w:pPr>
        <w:ind w:firstLine="720"/>
        <w:rPr>
          <w:color w:val="000000" w:themeColor="text1"/>
        </w:rPr>
      </w:pPr>
      <w:r w:rsidRPr="000C6109">
        <w:rPr>
          <w:color w:val="000000" w:themeColor="text1"/>
        </w:rPr>
        <w:t xml:space="preserve">● That the questions are understandable </w:t>
      </w:r>
    </w:p>
    <w:p w14:paraId="7D575F44" w14:textId="77777777" w:rsidR="00A51775" w:rsidRPr="000C6109" w:rsidRDefault="00000000" w:rsidP="009775FB">
      <w:pPr>
        <w:ind w:firstLine="720"/>
        <w:rPr>
          <w:color w:val="000000" w:themeColor="text1"/>
        </w:rPr>
      </w:pPr>
      <w:r w:rsidRPr="000C6109">
        <w:rPr>
          <w:color w:val="000000" w:themeColor="text1"/>
        </w:rPr>
        <w:t>● That the questions are answered with specific responses</w:t>
      </w:r>
    </w:p>
    <w:p w14:paraId="1BEEBBDA" w14:textId="77777777" w:rsidR="00A51775" w:rsidRPr="000C6109" w:rsidRDefault="00000000" w:rsidP="009775FB">
      <w:pPr>
        <w:ind w:firstLine="720"/>
        <w:rPr>
          <w:color w:val="000000" w:themeColor="text1"/>
        </w:rPr>
      </w:pPr>
      <w:r w:rsidRPr="000C6109">
        <w:rPr>
          <w:color w:val="000000" w:themeColor="text1"/>
        </w:rPr>
        <w:t>● That the interviewer can think of good probing questions</w:t>
      </w:r>
    </w:p>
    <w:p w14:paraId="30A94F52" w14:textId="77777777" w:rsidR="00A51775" w:rsidRPr="000C6109" w:rsidRDefault="00000000" w:rsidP="009775FB">
      <w:pPr>
        <w:ind w:firstLine="720"/>
        <w:rPr>
          <w:color w:val="000000" w:themeColor="text1"/>
        </w:rPr>
      </w:pPr>
      <w:r w:rsidRPr="000C6109">
        <w:rPr>
          <w:color w:val="000000" w:themeColor="text1"/>
        </w:rPr>
        <w:t xml:space="preserve">● How long an interview lasts </w:t>
      </w:r>
    </w:p>
    <w:p w14:paraId="6A54CE4F" w14:textId="77777777" w:rsidR="00A51775" w:rsidRPr="000C6109" w:rsidRDefault="00000000" w:rsidP="009775FB">
      <w:pPr>
        <w:ind w:firstLine="720"/>
        <w:rPr>
          <w:color w:val="000000" w:themeColor="text1"/>
        </w:rPr>
      </w:pPr>
      <w:r w:rsidRPr="000C6109">
        <w:rPr>
          <w:color w:val="000000" w:themeColor="text1"/>
        </w:rPr>
        <w:t xml:space="preserve">● That the recording device works </w:t>
      </w:r>
    </w:p>
    <w:p w14:paraId="527B9E84" w14:textId="77777777" w:rsidR="00A51775" w:rsidRPr="000C6109" w:rsidRDefault="00000000" w:rsidP="009775FB">
      <w:pPr>
        <w:ind w:firstLine="720"/>
        <w:rPr>
          <w:color w:val="000000" w:themeColor="text1"/>
          <w:highlight w:val="white"/>
        </w:rPr>
      </w:pPr>
      <w:r w:rsidRPr="000C6109">
        <w:rPr>
          <w:color w:val="000000" w:themeColor="text1"/>
        </w:rPr>
        <w:t>If we find questions that don't work well in the pilot interview, we will revise them as needed. After that, we will conduct 6-8 interviews to supplement our questionnaire results</w:t>
      </w:r>
      <w:r w:rsidRPr="000C6109">
        <w:rPr>
          <w:color w:val="000000" w:themeColor="text1"/>
          <w:highlight w:val="white"/>
        </w:rPr>
        <w:t>.</w:t>
      </w:r>
    </w:p>
    <w:p w14:paraId="6B7D046B" w14:textId="77777777" w:rsidR="00A51775" w:rsidRPr="000C6109" w:rsidRDefault="00000000" w:rsidP="009775FB">
      <w:pPr>
        <w:rPr>
          <w:b/>
          <w:bCs/>
          <w:color w:val="000000" w:themeColor="text1"/>
          <w:highlight w:val="white"/>
        </w:rPr>
      </w:pPr>
      <w:r w:rsidRPr="000C6109">
        <w:rPr>
          <w:b/>
          <w:bCs/>
          <w:color w:val="000000" w:themeColor="text1"/>
          <w:highlight w:val="white"/>
        </w:rPr>
        <w:t>Trustworthiness of Qualitative Results</w:t>
      </w:r>
    </w:p>
    <w:p w14:paraId="361F6E3D" w14:textId="77777777" w:rsidR="00A51775" w:rsidRPr="000C6109" w:rsidRDefault="00000000" w:rsidP="009775FB">
      <w:pPr>
        <w:ind w:firstLine="720"/>
        <w:rPr>
          <w:color w:val="000000" w:themeColor="text1"/>
          <w:sz w:val="28"/>
          <w:szCs w:val="28"/>
          <w:highlight w:val="white"/>
        </w:rPr>
      </w:pPr>
      <w:r w:rsidRPr="000C6109">
        <w:rPr>
          <w:color w:val="000000" w:themeColor="text1"/>
        </w:rPr>
        <w:t>To ensure that our interview results are valid, we will use two techniques. The first technique is member checking. Interviewees will be given the opportunity to confirm whether we have correctly understood their answers. Secondly, we will utilize peer debriefing. By allowing our supervisor or another researcher to check our codes and themes, we decrease the chances of bias. By combining these two methods, we can ensure that our qualitative results will be both valid and reliable</w:t>
      </w:r>
      <w:r w:rsidRPr="000C6109">
        <w:rPr>
          <w:color w:val="000000" w:themeColor="text1"/>
          <w:highlight w:val="white"/>
        </w:rPr>
        <w:t>.</w:t>
      </w:r>
    </w:p>
    <w:p w14:paraId="6ED4ED41" w14:textId="77777777" w:rsidR="00A51775" w:rsidRPr="000C6109" w:rsidRDefault="00000000" w:rsidP="009775FB">
      <w:pPr>
        <w:pStyle w:val="Heading2"/>
        <w:keepNext w:val="0"/>
        <w:keepLines w:val="0"/>
        <w:spacing w:before="120" w:after="120"/>
        <w:rPr>
          <w:color w:val="000000" w:themeColor="text1"/>
        </w:rPr>
      </w:pPr>
      <w:bookmarkStart w:id="51" w:name="_Toc234609322"/>
      <w:r w:rsidRPr="000C6109">
        <w:rPr>
          <w:color w:val="000000" w:themeColor="text1"/>
        </w:rPr>
        <w:t>3.8. Ethical Considerations</w:t>
      </w:r>
      <w:bookmarkEnd w:id="51"/>
      <w:r w:rsidRPr="000C6109">
        <w:rPr>
          <w:color w:val="000000" w:themeColor="text1"/>
        </w:rPr>
        <w:t xml:space="preserve"> </w:t>
      </w:r>
    </w:p>
    <w:p w14:paraId="799EC14F" w14:textId="77777777" w:rsidR="00A51775" w:rsidRPr="000C6109" w:rsidRDefault="00000000" w:rsidP="009775FB">
      <w:pPr>
        <w:ind w:firstLine="720"/>
        <w:rPr>
          <w:color w:val="000000" w:themeColor="text1"/>
        </w:rPr>
      </w:pPr>
      <w:r w:rsidRPr="000C6109">
        <w:rPr>
          <w:color w:val="000000" w:themeColor="text1"/>
        </w:rPr>
        <w:t>Permission letters will be sent to the principal of the school before conducting research. The letter will state reasons for conducting this research along with activities and time commitment required from grade 12 students. Once the principal agrees with this plan, then the school will assist with providing a better time to administer questionnaires and interviews. Teachers of homeroom and English will also assist by recommending times where students are not busy.</w:t>
      </w:r>
    </w:p>
    <w:p w14:paraId="5A6AE6B6" w14:textId="77777777" w:rsidR="00A51775" w:rsidRPr="000C6109" w:rsidRDefault="00000000" w:rsidP="009775FB">
      <w:pPr>
        <w:ind w:firstLine="720"/>
        <w:rPr>
          <w:color w:val="000000" w:themeColor="text1"/>
        </w:rPr>
      </w:pPr>
      <w:r w:rsidRPr="000C6109">
        <w:rPr>
          <w:color w:val="000000" w:themeColor="text1"/>
        </w:rPr>
        <w:t>Parent consent will be required as most students in Grade 12 are under age. A letter will be emailed to parents through school contacts. The letter will detail what the research is about and what activities participants will be doing. It will also state that participating in this research is voluntary. Only the students with parent consent will be asked to participate in this research.</w:t>
      </w:r>
    </w:p>
    <w:p w14:paraId="5221CD6D" w14:textId="77777777" w:rsidR="00A51775" w:rsidRPr="000C6109" w:rsidRDefault="00000000" w:rsidP="009775FB">
      <w:pPr>
        <w:ind w:firstLine="720"/>
        <w:rPr>
          <w:color w:val="000000" w:themeColor="text1"/>
        </w:rPr>
      </w:pPr>
      <w:r w:rsidRPr="000C6109">
        <w:rPr>
          <w:color w:val="000000" w:themeColor="text1"/>
        </w:rPr>
        <w:t>Each participant will be given an informed consent form that states what the research is about. The participants will be told in a friendly manner that is easy to understand what the research is about and that their grade is not affected by this research in any way.</w:t>
      </w:r>
    </w:p>
    <w:p w14:paraId="75D2AB5B" w14:textId="77777777" w:rsidR="00A51775" w:rsidRPr="000C6109" w:rsidRDefault="00000000" w:rsidP="009775FB">
      <w:pPr>
        <w:ind w:firstLine="720"/>
        <w:rPr>
          <w:color w:val="000000" w:themeColor="text1"/>
        </w:rPr>
      </w:pPr>
      <w:r w:rsidRPr="000C6109">
        <w:rPr>
          <w:color w:val="000000" w:themeColor="text1"/>
        </w:rPr>
        <w:t>Anonymity and confidentiality will be addressed. The questionnaires will not ask for the student’s name and coding will be used in the interviews instead of student names and personal information. All documents used in this study are confidential and will be stored in a safe place that is only accessed by the people in the research group. Any quotations used in the final report will not mention any names and school from which the student is attending.</w:t>
      </w:r>
    </w:p>
    <w:p w14:paraId="2E04BD51" w14:textId="77777777" w:rsidR="00A51775" w:rsidRPr="000C6109" w:rsidRDefault="00000000" w:rsidP="009775FB">
      <w:pPr>
        <w:ind w:firstLine="720"/>
        <w:rPr>
          <w:color w:val="000000" w:themeColor="text1"/>
          <w:highlight w:val="white"/>
        </w:rPr>
      </w:pPr>
      <w:r w:rsidRPr="000C6109">
        <w:rPr>
          <w:color w:val="000000" w:themeColor="text1"/>
        </w:rPr>
        <w:t>Before every questionnaire and interview, participants will be reminded that they can quit the study at any time</w:t>
      </w:r>
      <w:r w:rsidRPr="000C6109">
        <w:rPr>
          <w:color w:val="000000" w:themeColor="text1"/>
          <w:highlight w:val="white"/>
        </w:rPr>
        <w:t>.</w:t>
      </w:r>
    </w:p>
    <w:p w14:paraId="06DF9EA0" w14:textId="77777777" w:rsidR="00A51775" w:rsidRPr="000C6109" w:rsidRDefault="00000000" w:rsidP="009775FB">
      <w:pPr>
        <w:ind w:firstLine="720"/>
        <w:rPr>
          <w:color w:val="000000" w:themeColor="text1"/>
          <w:highlight w:val="white"/>
        </w:rPr>
      </w:pPr>
      <w:r w:rsidRPr="000C6109">
        <w:rPr>
          <w:color w:val="000000" w:themeColor="text1"/>
          <w:highlight w:val="white"/>
        </w:rPr>
        <w:t>To show our gratitude for students' time, especially during a busy period of the school year, each participant will receive a small thank-you gift upon completing the questionnaire or interview, such as a pen, a notebook, or some food. This will be explained to the principal and parents in advance.</w:t>
      </w:r>
    </w:p>
    <w:p w14:paraId="07707582" w14:textId="77777777" w:rsidR="0041026B" w:rsidRPr="000C6109" w:rsidRDefault="0041026B" w:rsidP="009775FB">
      <w:pPr>
        <w:rPr>
          <w:color w:val="000000" w:themeColor="text1"/>
          <w:highlight w:val="white"/>
        </w:rPr>
      </w:pPr>
    </w:p>
    <w:p w14:paraId="6AB832A3" w14:textId="77777777" w:rsidR="0041026B" w:rsidRPr="000C6109" w:rsidRDefault="0041026B" w:rsidP="009775FB">
      <w:pPr>
        <w:rPr>
          <w:color w:val="000000" w:themeColor="text1"/>
          <w:highlight w:val="white"/>
        </w:rPr>
      </w:pPr>
    </w:p>
    <w:p w14:paraId="6503F0A3" w14:textId="77777777" w:rsidR="0041026B" w:rsidRPr="000C6109" w:rsidRDefault="0041026B" w:rsidP="009775FB">
      <w:pPr>
        <w:rPr>
          <w:color w:val="000000" w:themeColor="text1"/>
          <w:highlight w:val="white"/>
        </w:rPr>
      </w:pPr>
    </w:p>
    <w:p w14:paraId="0405C9AB" w14:textId="77777777" w:rsidR="000C6109" w:rsidRPr="000C6109" w:rsidRDefault="000C6109" w:rsidP="009775FB">
      <w:pPr>
        <w:rPr>
          <w:color w:val="000000" w:themeColor="text1"/>
          <w:highlight w:val="white"/>
        </w:rPr>
      </w:pPr>
    </w:p>
    <w:p w14:paraId="0BE7878D" w14:textId="77777777" w:rsidR="000C6109" w:rsidRPr="000C6109" w:rsidRDefault="000C6109" w:rsidP="009775FB">
      <w:pPr>
        <w:rPr>
          <w:color w:val="000000" w:themeColor="text1"/>
          <w:highlight w:val="white"/>
        </w:rPr>
      </w:pPr>
    </w:p>
    <w:p w14:paraId="7F600509" w14:textId="77777777" w:rsidR="000C6109" w:rsidRPr="000C6109" w:rsidRDefault="000C6109" w:rsidP="009775FB">
      <w:pPr>
        <w:rPr>
          <w:color w:val="000000" w:themeColor="text1"/>
          <w:highlight w:val="white"/>
        </w:rPr>
      </w:pPr>
    </w:p>
    <w:p w14:paraId="159D5FDE" w14:textId="77777777" w:rsidR="0041026B" w:rsidRPr="000C6109" w:rsidRDefault="0041026B" w:rsidP="009775FB">
      <w:pPr>
        <w:rPr>
          <w:color w:val="000000" w:themeColor="text1"/>
          <w:highlight w:val="white"/>
        </w:rPr>
      </w:pPr>
    </w:p>
    <w:p w14:paraId="4BD51D91" w14:textId="77777777" w:rsidR="00A51775" w:rsidRPr="000C6109" w:rsidRDefault="00000000" w:rsidP="009775FB">
      <w:pPr>
        <w:pStyle w:val="Heading1"/>
        <w:jc w:val="center"/>
        <w:rPr>
          <w:color w:val="000000" w:themeColor="text1"/>
        </w:rPr>
      </w:pPr>
      <w:bookmarkStart w:id="52" w:name="_Toc234609323"/>
      <w:r w:rsidRPr="000C6109">
        <w:rPr>
          <w:color w:val="000000" w:themeColor="text1"/>
        </w:rPr>
        <w:t>References</w:t>
      </w:r>
      <w:bookmarkEnd w:id="52"/>
    </w:p>
    <w:p w14:paraId="49DC1B6B" w14:textId="77777777" w:rsidR="00A51775" w:rsidRPr="000C6109" w:rsidRDefault="00000000" w:rsidP="009775FB">
      <w:pPr>
        <w:rPr>
          <w:color w:val="000000" w:themeColor="text1"/>
        </w:rPr>
      </w:pPr>
      <w:r w:rsidRPr="000C6109">
        <w:rPr>
          <w:color w:val="000000" w:themeColor="text1"/>
        </w:rPr>
        <w:t xml:space="preserve">Alderson, J. C., &amp; Wall, D. (1993). Does washback exist? </w:t>
      </w:r>
      <w:r w:rsidRPr="000C6109">
        <w:rPr>
          <w:i/>
          <w:iCs/>
          <w:color w:val="000000" w:themeColor="text1"/>
        </w:rPr>
        <w:t>Applied Linguistics, 14</w:t>
      </w:r>
      <w:r w:rsidRPr="000C6109">
        <w:rPr>
          <w:color w:val="000000" w:themeColor="text1"/>
        </w:rPr>
        <w:t>(2), 115–129.</w:t>
      </w:r>
      <w:hyperlink r:id="rId11">
        <w:r w:rsidR="00A51775" w:rsidRPr="000C6109">
          <w:rPr>
            <w:color w:val="000000" w:themeColor="text1"/>
          </w:rPr>
          <w:t xml:space="preserve"> </w:t>
        </w:r>
      </w:hyperlink>
      <w:hyperlink r:id="rId12">
        <w:r w:rsidR="00A51775" w:rsidRPr="000C6109">
          <w:rPr>
            <w:color w:val="000000" w:themeColor="text1"/>
          </w:rPr>
          <w:t>https://doi.org/10.1093/applin/14.2.115</w:t>
        </w:r>
      </w:hyperlink>
    </w:p>
    <w:p w14:paraId="1C14A640" w14:textId="77777777" w:rsidR="00A51775" w:rsidRPr="000C6109" w:rsidRDefault="00000000" w:rsidP="009775FB">
      <w:pPr>
        <w:rPr>
          <w:color w:val="000000" w:themeColor="text1"/>
        </w:rPr>
      </w:pPr>
      <w:r w:rsidRPr="000C6109">
        <w:rPr>
          <w:color w:val="000000" w:themeColor="text1"/>
        </w:rPr>
        <w:t xml:space="preserve">Alizadeh, M. (2016). </w:t>
      </w:r>
      <w:r w:rsidRPr="000C6109">
        <w:rPr>
          <w:i/>
          <w:iCs/>
          <w:color w:val="000000" w:themeColor="text1"/>
        </w:rPr>
        <w:t>The impact of motivation on English language learning</w:t>
      </w:r>
      <w:r w:rsidRPr="000C6109">
        <w:rPr>
          <w:color w:val="000000" w:themeColor="text1"/>
        </w:rPr>
        <w:t>.</w:t>
      </w:r>
      <w:hyperlink r:id="rId13">
        <w:r w:rsidR="00A51775" w:rsidRPr="000C6109">
          <w:rPr>
            <w:color w:val="000000" w:themeColor="text1"/>
          </w:rPr>
          <w:t xml:space="preserve"> </w:t>
        </w:r>
      </w:hyperlink>
      <w:hyperlink r:id="rId14">
        <w:r w:rsidR="00A51775" w:rsidRPr="000C6109">
          <w:rPr>
            <w:color w:val="000000" w:themeColor="text1"/>
          </w:rPr>
          <w:t>https://www.sid.ir/paper/349611/en</w:t>
        </w:r>
      </w:hyperlink>
    </w:p>
    <w:p w14:paraId="5F3A9893" w14:textId="77777777" w:rsidR="00A51775" w:rsidRPr="000C6109" w:rsidRDefault="00000000" w:rsidP="009775FB">
      <w:pPr>
        <w:rPr>
          <w:color w:val="000000" w:themeColor="text1"/>
        </w:rPr>
      </w:pPr>
      <w:r w:rsidRPr="000C6109">
        <w:rPr>
          <w:color w:val="000000" w:themeColor="text1"/>
        </w:rPr>
        <w:t xml:space="preserve">Arcipe, C. V. L., &amp; Balones, J. G. (2023). Exploring the impact of motivation on language learning and student engagement. </w:t>
      </w:r>
      <w:r w:rsidRPr="000C6109">
        <w:rPr>
          <w:i/>
          <w:iCs/>
          <w:color w:val="000000" w:themeColor="text1"/>
        </w:rPr>
        <w:t>Asian Journal of Education and Social Studies, 46</w:t>
      </w:r>
      <w:r w:rsidRPr="000C6109">
        <w:rPr>
          <w:color w:val="000000" w:themeColor="text1"/>
        </w:rPr>
        <w:t>(3), 1–21.</w:t>
      </w:r>
      <w:hyperlink r:id="rId15">
        <w:r w:rsidR="00A51775" w:rsidRPr="000C6109">
          <w:rPr>
            <w:color w:val="000000" w:themeColor="text1"/>
          </w:rPr>
          <w:t xml:space="preserve"> </w:t>
        </w:r>
      </w:hyperlink>
      <w:hyperlink r:id="rId16">
        <w:r w:rsidR="00A51775" w:rsidRPr="000C6109">
          <w:rPr>
            <w:color w:val="000000" w:themeColor="text1"/>
          </w:rPr>
          <w:t>https://doi.org/10.9734/ajess/2023/v46i31002</w:t>
        </w:r>
      </w:hyperlink>
    </w:p>
    <w:p w14:paraId="65FC2980" w14:textId="77777777" w:rsidR="00A51775" w:rsidRPr="000C6109" w:rsidRDefault="00000000" w:rsidP="009775FB">
      <w:pPr>
        <w:rPr>
          <w:color w:val="000000" w:themeColor="text1"/>
        </w:rPr>
      </w:pPr>
      <w:r w:rsidRPr="000C6109">
        <w:rPr>
          <w:color w:val="000000" w:themeColor="text1"/>
        </w:rPr>
        <w:t xml:space="preserve">Bachman, L. F., &amp; Palmer, A. S. (1996). </w:t>
      </w:r>
      <w:r w:rsidRPr="000C6109">
        <w:rPr>
          <w:i/>
          <w:iCs/>
          <w:color w:val="000000" w:themeColor="text1"/>
        </w:rPr>
        <w:t>Language testing in practice: Designing and developing useful language tests</w:t>
      </w:r>
      <w:r w:rsidRPr="000C6109">
        <w:rPr>
          <w:color w:val="000000" w:themeColor="text1"/>
        </w:rPr>
        <w:t>. Oxford University Press.</w:t>
      </w:r>
    </w:p>
    <w:p w14:paraId="15D0F522" w14:textId="77777777" w:rsidR="00A51775" w:rsidRPr="000C6109" w:rsidRDefault="00000000" w:rsidP="009775FB">
      <w:pPr>
        <w:rPr>
          <w:color w:val="000000" w:themeColor="text1"/>
        </w:rPr>
      </w:pPr>
      <w:r w:rsidRPr="000C6109">
        <w:rPr>
          <w:color w:val="000000" w:themeColor="text1"/>
        </w:rPr>
        <w:t xml:space="preserve">Bailey, K. M. (1996). Working for washback: A review of the washback concept in language testing. </w:t>
      </w:r>
      <w:r w:rsidRPr="000C6109">
        <w:rPr>
          <w:i/>
          <w:iCs/>
          <w:color w:val="000000" w:themeColor="text1"/>
        </w:rPr>
        <w:t>Language Testing, 13</w:t>
      </w:r>
      <w:r w:rsidRPr="000C6109">
        <w:rPr>
          <w:color w:val="000000" w:themeColor="text1"/>
        </w:rPr>
        <w:t>(3), 257–279.</w:t>
      </w:r>
      <w:hyperlink r:id="rId17">
        <w:r w:rsidR="00A51775" w:rsidRPr="000C6109">
          <w:rPr>
            <w:color w:val="000000" w:themeColor="text1"/>
          </w:rPr>
          <w:t xml:space="preserve"> </w:t>
        </w:r>
      </w:hyperlink>
      <w:hyperlink r:id="rId18">
        <w:r w:rsidR="00A51775" w:rsidRPr="000C6109">
          <w:rPr>
            <w:color w:val="000000" w:themeColor="text1"/>
          </w:rPr>
          <w:t>https://doi.org/10.1177/026553229601300303</w:t>
        </w:r>
      </w:hyperlink>
    </w:p>
    <w:p w14:paraId="0C58E6D5" w14:textId="77777777" w:rsidR="00A51775" w:rsidRPr="000C6109" w:rsidRDefault="00000000" w:rsidP="009775FB">
      <w:pPr>
        <w:rPr>
          <w:color w:val="000000" w:themeColor="text1"/>
        </w:rPr>
      </w:pPr>
      <w:r w:rsidRPr="000C6109">
        <w:rPr>
          <w:color w:val="000000" w:themeColor="text1"/>
        </w:rPr>
        <w:t xml:space="preserve">Braun, V., &amp; Clarke, V. (2006). Using thematic analysis in psychology. </w:t>
      </w:r>
      <w:r w:rsidRPr="000C6109">
        <w:rPr>
          <w:i/>
          <w:iCs/>
          <w:color w:val="000000" w:themeColor="text1"/>
        </w:rPr>
        <w:t>Qualitative Research in Psychology, 3</w:t>
      </w:r>
      <w:r w:rsidRPr="000C6109">
        <w:rPr>
          <w:color w:val="000000" w:themeColor="text1"/>
        </w:rPr>
        <w:t>(2), 77–101.</w:t>
      </w:r>
      <w:hyperlink r:id="rId19">
        <w:r w:rsidR="00A51775" w:rsidRPr="000C6109">
          <w:rPr>
            <w:color w:val="000000" w:themeColor="text1"/>
          </w:rPr>
          <w:t xml:space="preserve"> </w:t>
        </w:r>
      </w:hyperlink>
      <w:hyperlink r:id="rId20">
        <w:r w:rsidR="00A51775" w:rsidRPr="000C6109">
          <w:rPr>
            <w:color w:val="000000" w:themeColor="text1"/>
          </w:rPr>
          <w:t>https://doi.org/10.1191/1478088706qp063oa</w:t>
        </w:r>
      </w:hyperlink>
    </w:p>
    <w:p w14:paraId="499C25D0" w14:textId="77777777" w:rsidR="00A51775" w:rsidRPr="000C6109" w:rsidRDefault="00000000" w:rsidP="009775FB">
      <w:pPr>
        <w:rPr>
          <w:color w:val="000000" w:themeColor="text1"/>
        </w:rPr>
      </w:pPr>
      <w:r w:rsidRPr="000C6109">
        <w:rPr>
          <w:color w:val="000000" w:themeColor="text1"/>
        </w:rPr>
        <w:t xml:space="preserve">Brown, J. D. (1997). The washback effect of language tests. </w:t>
      </w:r>
      <w:r w:rsidRPr="000C6109">
        <w:rPr>
          <w:i/>
          <w:iCs/>
          <w:color w:val="000000" w:themeColor="text1"/>
        </w:rPr>
        <w:t>University of Hawaii Working Papers in ESL, 16</w:t>
      </w:r>
      <w:r w:rsidRPr="000C6109">
        <w:rPr>
          <w:color w:val="000000" w:themeColor="text1"/>
        </w:rPr>
        <w:t>(1), 27–45.</w:t>
      </w:r>
      <w:hyperlink r:id="rId21">
        <w:r w:rsidR="00A51775" w:rsidRPr="000C6109">
          <w:rPr>
            <w:color w:val="000000" w:themeColor="text1"/>
          </w:rPr>
          <w:t xml:space="preserve"> </w:t>
        </w:r>
      </w:hyperlink>
      <w:hyperlink r:id="rId22">
        <w:r w:rsidR="00A51775" w:rsidRPr="000C6109">
          <w:rPr>
            <w:color w:val="000000" w:themeColor="text1"/>
          </w:rPr>
          <w:t>http://hdl.handle.net/10125/40785</w:t>
        </w:r>
      </w:hyperlink>
    </w:p>
    <w:p w14:paraId="06636B64" w14:textId="77777777" w:rsidR="00A51775" w:rsidRPr="000C6109" w:rsidRDefault="00000000" w:rsidP="009775FB">
      <w:pPr>
        <w:rPr>
          <w:color w:val="000000" w:themeColor="text1"/>
        </w:rPr>
      </w:pPr>
      <w:r w:rsidRPr="000C6109">
        <w:rPr>
          <w:color w:val="000000" w:themeColor="text1"/>
        </w:rPr>
        <w:t xml:space="preserve">Buck, G. (1988). Testing listening comprehension in Japanese university entrance examinations. </w:t>
      </w:r>
      <w:r w:rsidRPr="000C6109">
        <w:rPr>
          <w:i/>
          <w:iCs/>
          <w:color w:val="000000" w:themeColor="text1"/>
        </w:rPr>
        <w:t>JALT Journal, 10</w:t>
      </w:r>
      <w:r w:rsidRPr="000C6109">
        <w:rPr>
          <w:color w:val="000000" w:themeColor="text1"/>
        </w:rPr>
        <w:t>(1–2), 15–30.</w:t>
      </w:r>
    </w:p>
    <w:p w14:paraId="2F1B921A" w14:textId="77777777" w:rsidR="00A51775" w:rsidRPr="000C6109" w:rsidRDefault="00000000" w:rsidP="009775FB">
      <w:pPr>
        <w:rPr>
          <w:color w:val="000000" w:themeColor="text1"/>
        </w:rPr>
      </w:pPr>
      <w:r w:rsidRPr="000C6109">
        <w:rPr>
          <w:color w:val="000000" w:themeColor="text1"/>
        </w:rPr>
        <w:t xml:space="preserve">Cheng, L. (1997). How does washback influence teaching? Implications for Hong Kong. </w:t>
      </w:r>
      <w:r w:rsidRPr="000C6109">
        <w:rPr>
          <w:i/>
          <w:iCs/>
          <w:color w:val="000000" w:themeColor="text1"/>
        </w:rPr>
        <w:t>Language and Education, 11</w:t>
      </w:r>
      <w:r w:rsidRPr="000C6109">
        <w:rPr>
          <w:color w:val="000000" w:themeColor="text1"/>
        </w:rPr>
        <w:t>(1), 38–54.</w:t>
      </w:r>
      <w:hyperlink r:id="rId23">
        <w:r w:rsidR="00A51775" w:rsidRPr="000C6109">
          <w:rPr>
            <w:color w:val="000000" w:themeColor="text1"/>
          </w:rPr>
          <w:t xml:space="preserve"> </w:t>
        </w:r>
      </w:hyperlink>
      <w:hyperlink r:id="rId24">
        <w:r w:rsidR="00A51775" w:rsidRPr="000C6109">
          <w:rPr>
            <w:color w:val="000000" w:themeColor="text1"/>
          </w:rPr>
          <w:t>https://doi.org/10.1080/09500789708666717</w:t>
        </w:r>
      </w:hyperlink>
    </w:p>
    <w:p w14:paraId="4FC0C0D1" w14:textId="77777777" w:rsidR="00A51775" w:rsidRPr="000C6109" w:rsidRDefault="00000000" w:rsidP="009775FB">
      <w:pPr>
        <w:rPr>
          <w:color w:val="000000" w:themeColor="text1"/>
        </w:rPr>
      </w:pPr>
      <w:r w:rsidRPr="000C6109">
        <w:rPr>
          <w:color w:val="000000" w:themeColor="text1"/>
        </w:rPr>
        <w:t xml:space="preserve">Cheng, L. (2005). </w:t>
      </w:r>
      <w:r w:rsidRPr="000C6109">
        <w:rPr>
          <w:i/>
          <w:iCs/>
          <w:color w:val="000000" w:themeColor="text1"/>
        </w:rPr>
        <w:t>Changing language teaching through language testing: A washback study</w:t>
      </w:r>
      <w:r w:rsidRPr="000C6109">
        <w:rPr>
          <w:color w:val="000000" w:themeColor="text1"/>
        </w:rPr>
        <w:t>. Cambridge University Press.</w:t>
      </w:r>
    </w:p>
    <w:p w14:paraId="30B1F5CE" w14:textId="77777777" w:rsidR="00A51775" w:rsidRPr="000C6109" w:rsidRDefault="00000000" w:rsidP="009775FB">
      <w:pPr>
        <w:rPr>
          <w:color w:val="000000" w:themeColor="text1"/>
        </w:rPr>
      </w:pPr>
      <w:r w:rsidRPr="000C6109">
        <w:rPr>
          <w:color w:val="000000" w:themeColor="text1"/>
        </w:rPr>
        <w:t xml:space="preserve">Cheng, L., &amp; Curtis, A. (2004). Washback or backwash: A review of the impact of testing on teaching and learning. In L. Cheng, Y. Watanabe, &amp; A. Curtis (Eds.), </w:t>
      </w:r>
      <w:r w:rsidRPr="000C6109">
        <w:rPr>
          <w:i/>
          <w:iCs/>
          <w:color w:val="000000" w:themeColor="text1"/>
        </w:rPr>
        <w:t>Washback in language testing</w:t>
      </w:r>
      <w:r w:rsidRPr="000C6109">
        <w:rPr>
          <w:color w:val="000000" w:themeColor="text1"/>
        </w:rPr>
        <w:t xml:space="preserve"> (pp. 25–40). Routledge.</w:t>
      </w:r>
      <w:hyperlink r:id="rId25">
        <w:r w:rsidR="00A51775" w:rsidRPr="000C6109">
          <w:rPr>
            <w:color w:val="000000" w:themeColor="text1"/>
          </w:rPr>
          <w:t xml:space="preserve"> </w:t>
        </w:r>
      </w:hyperlink>
      <w:hyperlink r:id="rId26">
        <w:r w:rsidR="00A51775" w:rsidRPr="000C6109">
          <w:rPr>
            <w:color w:val="000000" w:themeColor="text1"/>
          </w:rPr>
          <w:t>https://doi.org/10.4324/9781410609731-9</w:t>
        </w:r>
      </w:hyperlink>
    </w:p>
    <w:p w14:paraId="362FBE8C" w14:textId="77777777" w:rsidR="00A51775" w:rsidRPr="000C6109" w:rsidRDefault="00000000" w:rsidP="009775FB">
      <w:pPr>
        <w:rPr>
          <w:color w:val="000000" w:themeColor="text1"/>
        </w:rPr>
      </w:pPr>
      <w:r w:rsidRPr="000C6109">
        <w:rPr>
          <w:color w:val="000000" w:themeColor="text1"/>
        </w:rPr>
        <w:t xml:space="preserve">Creswell, J. W., &amp; Plano Clark, V. L. (2018). </w:t>
      </w:r>
      <w:r w:rsidRPr="000C6109">
        <w:rPr>
          <w:i/>
          <w:iCs/>
          <w:color w:val="000000" w:themeColor="text1"/>
        </w:rPr>
        <w:t>Designing and conducting mixed methods research</w:t>
      </w:r>
      <w:r w:rsidRPr="000C6109">
        <w:rPr>
          <w:color w:val="000000" w:themeColor="text1"/>
        </w:rPr>
        <w:t xml:space="preserve"> (3rd ed.). Sage.</w:t>
      </w:r>
    </w:p>
    <w:p w14:paraId="60ADCB1D" w14:textId="77777777" w:rsidR="00A51775" w:rsidRPr="000C6109" w:rsidRDefault="00000000" w:rsidP="009775FB">
      <w:pPr>
        <w:rPr>
          <w:color w:val="000000" w:themeColor="text1"/>
        </w:rPr>
      </w:pPr>
      <w:r w:rsidRPr="000C6109">
        <w:rPr>
          <w:color w:val="000000" w:themeColor="text1"/>
        </w:rPr>
        <w:t xml:space="preserve">Dawadi, S. (2021). Factors influencing washback of a high-stakes English-as-a-foreign-language test. </w:t>
      </w:r>
      <w:r w:rsidRPr="000C6109">
        <w:rPr>
          <w:i/>
          <w:iCs/>
          <w:color w:val="000000" w:themeColor="text1"/>
        </w:rPr>
        <w:t>TESL-EJ, 25</w:t>
      </w:r>
      <w:r w:rsidRPr="000C6109">
        <w:rPr>
          <w:color w:val="000000" w:themeColor="text1"/>
        </w:rPr>
        <w:t>(3), 1–16.</w:t>
      </w:r>
      <w:hyperlink r:id="rId27">
        <w:r w:rsidR="00A51775" w:rsidRPr="000C6109">
          <w:rPr>
            <w:color w:val="000000" w:themeColor="text1"/>
          </w:rPr>
          <w:t xml:space="preserve"> </w:t>
        </w:r>
      </w:hyperlink>
      <w:hyperlink r:id="rId28">
        <w:r w:rsidR="00A51775" w:rsidRPr="000C6109">
          <w:rPr>
            <w:color w:val="000000" w:themeColor="text1"/>
          </w:rPr>
          <w:t>https://files.eric.ed.gov/fulltext/EJ1332266.pdf</w:t>
        </w:r>
      </w:hyperlink>
    </w:p>
    <w:p w14:paraId="0655F19A" w14:textId="77777777" w:rsidR="00A51775" w:rsidRPr="000C6109" w:rsidRDefault="00000000" w:rsidP="009775FB">
      <w:pPr>
        <w:rPr>
          <w:color w:val="000000" w:themeColor="text1"/>
        </w:rPr>
      </w:pPr>
      <w:r w:rsidRPr="000C6109">
        <w:rPr>
          <w:color w:val="000000" w:themeColor="text1"/>
        </w:rPr>
        <w:t xml:space="preserve">Dinh, M. T. (2020). Washback of an English achievement test on teachers' perceptions at a Vietnamese university. </w:t>
      </w:r>
      <w:r w:rsidRPr="000C6109">
        <w:rPr>
          <w:i/>
          <w:iCs/>
          <w:color w:val="000000" w:themeColor="text1"/>
        </w:rPr>
        <w:t>VNU Journal of Foreign Studies, 36</w:t>
      </w:r>
      <w:r w:rsidRPr="000C6109">
        <w:rPr>
          <w:color w:val="000000" w:themeColor="text1"/>
        </w:rPr>
        <w:t>(3), 178–194.</w:t>
      </w:r>
      <w:hyperlink r:id="rId29">
        <w:r w:rsidR="00A51775" w:rsidRPr="000C6109">
          <w:rPr>
            <w:color w:val="000000" w:themeColor="text1"/>
          </w:rPr>
          <w:t xml:space="preserve"> </w:t>
        </w:r>
      </w:hyperlink>
      <w:hyperlink r:id="rId30">
        <w:r w:rsidR="00A51775" w:rsidRPr="000C6109">
          <w:rPr>
            <w:color w:val="000000" w:themeColor="text1"/>
          </w:rPr>
          <w:t>https://doi.org/10.25073/2525-2445/vnufs.4564</w:t>
        </w:r>
      </w:hyperlink>
    </w:p>
    <w:p w14:paraId="2A226129" w14:textId="77777777" w:rsidR="00A51775" w:rsidRPr="000C6109" w:rsidRDefault="00000000" w:rsidP="009775FB">
      <w:pPr>
        <w:rPr>
          <w:color w:val="000000" w:themeColor="text1"/>
        </w:rPr>
      </w:pPr>
      <w:r w:rsidRPr="000C6109">
        <w:rPr>
          <w:color w:val="000000" w:themeColor="text1"/>
        </w:rPr>
        <w:t xml:space="preserve">Dong, M., &amp; Liu, X. (2022). Impact of learners' perceptions of a high-stakes test on their learning motivation and learning time allotment: A study on the washback mechanism. </w:t>
      </w:r>
      <w:r w:rsidRPr="000C6109">
        <w:rPr>
          <w:i/>
          <w:iCs/>
          <w:color w:val="000000" w:themeColor="text1"/>
        </w:rPr>
        <w:t>Heliyon, 8</w:t>
      </w:r>
      <w:r w:rsidRPr="000C6109">
        <w:rPr>
          <w:color w:val="000000" w:themeColor="text1"/>
        </w:rPr>
        <w:t>(12), Article e11910.</w:t>
      </w:r>
      <w:hyperlink r:id="rId31">
        <w:r w:rsidR="00A51775" w:rsidRPr="000C6109">
          <w:rPr>
            <w:color w:val="000000" w:themeColor="text1"/>
          </w:rPr>
          <w:t xml:space="preserve"> </w:t>
        </w:r>
      </w:hyperlink>
      <w:hyperlink r:id="rId32">
        <w:r w:rsidR="00A51775" w:rsidRPr="000C6109">
          <w:rPr>
            <w:color w:val="000000" w:themeColor="text1"/>
          </w:rPr>
          <w:t>https://doi.org/10.1016/j.heliyon.2022.e11910</w:t>
        </w:r>
      </w:hyperlink>
    </w:p>
    <w:p w14:paraId="03F62EED" w14:textId="77777777" w:rsidR="00A51775" w:rsidRPr="000C6109" w:rsidRDefault="00000000" w:rsidP="009775FB">
      <w:pPr>
        <w:rPr>
          <w:color w:val="000000" w:themeColor="text1"/>
        </w:rPr>
      </w:pPr>
      <w:r w:rsidRPr="000C6109">
        <w:rPr>
          <w:color w:val="000000" w:themeColor="text1"/>
        </w:rPr>
        <w:t xml:space="preserve">Dörnyei, Z. (2007). </w:t>
      </w:r>
      <w:r w:rsidRPr="000C6109">
        <w:rPr>
          <w:i/>
          <w:iCs/>
          <w:color w:val="000000" w:themeColor="text1"/>
        </w:rPr>
        <w:t>Research methods in applied linguistics: Quantitative, qualitative, and mixed methodologies</w:t>
      </w:r>
      <w:r w:rsidRPr="000C6109">
        <w:rPr>
          <w:color w:val="000000" w:themeColor="text1"/>
        </w:rPr>
        <w:t>. Oxford University Press.</w:t>
      </w:r>
    </w:p>
    <w:p w14:paraId="1672E316" w14:textId="77777777" w:rsidR="00A51775" w:rsidRPr="000C6109" w:rsidRDefault="00000000" w:rsidP="009775FB">
      <w:pPr>
        <w:rPr>
          <w:color w:val="000000" w:themeColor="text1"/>
        </w:rPr>
      </w:pPr>
      <w:r w:rsidRPr="000C6109">
        <w:rPr>
          <w:color w:val="000000" w:themeColor="text1"/>
        </w:rPr>
        <w:t xml:space="preserve">Gardner, R. C. (1985). </w:t>
      </w:r>
      <w:r w:rsidRPr="000C6109">
        <w:rPr>
          <w:i/>
          <w:iCs/>
          <w:color w:val="000000" w:themeColor="text1"/>
        </w:rPr>
        <w:t>Social psychology and second language learning: The role of attitudes and motivation</w:t>
      </w:r>
      <w:r w:rsidRPr="000C6109">
        <w:rPr>
          <w:color w:val="000000" w:themeColor="text1"/>
        </w:rPr>
        <w:t>. Edward Arnold.</w:t>
      </w:r>
    </w:p>
    <w:p w14:paraId="507E842E" w14:textId="77777777" w:rsidR="00A51775" w:rsidRPr="000C6109" w:rsidRDefault="00000000" w:rsidP="009775FB">
      <w:pPr>
        <w:rPr>
          <w:color w:val="000000" w:themeColor="text1"/>
        </w:rPr>
      </w:pPr>
      <w:r w:rsidRPr="000C6109">
        <w:rPr>
          <w:color w:val="000000" w:themeColor="text1"/>
        </w:rPr>
        <w:t xml:space="preserve">Green, A. (2021). </w:t>
      </w:r>
      <w:r w:rsidRPr="000C6109">
        <w:rPr>
          <w:i/>
          <w:iCs/>
          <w:color w:val="000000" w:themeColor="text1"/>
        </w:rPr>
        <w:t>Exploring language assessment and testing: Language in action</w:t>
      </w:r>
      <w:r w:rsidRPr="000C6109">
        <w:rPr>
          <w:color w:val="000000" w:themeColor="text1"/>
        </w:rPr>
        <w:t xml:space="preserve"> (2nd ed.). Routledge.</w:t>
      </w:r>
    </w:p>
    <w:p w14:paraId="20A1B39A" w14:textId="77777777" w:rsidR="00A51775" w:rsidRPr="000C6109" w:rsidRDefault="00000000" w:rsidP="009775FB">
      <w:pPr>
        <w:rPr>
          <w:color w:val="000000" w:themeColor="text1"/>
        </w:rPr>
      </w:pPr>
      <w:r w:rsidRPr="000C6109">
        <w:rPr>
          <w:color w:val="000000" w:themeColor="text1"/>
        </w:rPr>
        <w:t xml:space="preserve">Hồ, S. A. (2026, May 11). </w:t>
      </w:r>
      <w:r w:rsidRPr="000C6109">
        <w:rPr>
          <w:i/>
          <w:iCs/>
          <w:color w:val="000000" w:themeColor="text1"/>
        </w:rPr>
        <w:t>Thi tốt nghiệp THPT 2026: Chỉ hơn 28% thí sinh đăng ký môn ngoại ngữ</w:t>
      </w:r>
      <w:r w:rsidRPr="000C6109">
        <w:rPr>
          <w:color w:val="000000" w:themeColor="text1"/>
        </w:rPr>
        <w:t xml:space="preserve"> [High school graduation examination 2026: Only over 28% of candidates registered for a foreign language]. Thanh Niên.</w:t>
      </w:r>
      <w:hyperlink r:id="rId33">
        <w:r w:rsidR="00A51775" w:rsidRPr="000C6109">
          <w:rPr>
            <w:color w:val="000000" w:themeColor="text1"/>
          </w:rPr>
          <w:t xml:space="preserve"> </w:t>
        </w:r>
      </w:hyperlink>
      <w:hyperlink r:id="rId34">
        <w:r w:rsidR="00A51775" w:rsidRPr="000C6109">
          <w:rPr>
            <w:color w:val="000000" w:themeColor="text1"/>
          </w:rPr>
          <w:t>https://thanhnien.vn/thi-tot-nghiep-thpt-2026-chi-hon-28-thi-sinh-dang-ky-mon-ngoai-ngu-18526051020270961.htm</w:t>
        </w:r>
      </w:hyperlink>
    </w:p>
    <w:p w14:paraId="7673DB15" w14:textId="77777777" w:rsidR="00A51775" w:rsidRPr="000C6109" w:rsidRDefault="00000000" w:rsidP="009775FB">
      <w:pPr>
        <w:rPr>
          <w:color w:val="000000" w:themeColor="text1"/>
        </w:rPr>
      </w:pPr>
      <w:r w:rsidRPr="000C6109">
        <w:rPr>
          <w:color w:val="000000" w:themeColor="text1"/>
        </w:rPr>
        <w:t xml:space="preserve">Hughes, A. (1989). </w:t>
      </w:r>
      <w:r w:rsidRPr="000C6109">
        <w:rPr>
          <w:i/>
          <w:iCs/>
          <w:color w:val="000000" w:themeColor="text1"/>
        </w:rPr>
        <w:t>Testing for language teachers</w:t>
      </w:r>
      <w:r w:rsidRPr="000C6109">
        <w:rPr>
          <w:color w:val="000000" w:themeColor="text1"/>
        </w:rPr>
        <w:t>. Cambridge University Press.</w:t>
      </w:r>
    </w:p>
    <w:p w14:paraId="55A8A10D" w14:textId="77777777" w:rsidR="00A51775" w:rsidRPr="000C6109" w:rsidRDefault="00000000" w:rsidP="009775FB">
      <w:pPr>
        <w:rPr>
          <w:color w:val="000000" w:themeColor="text1"/>
        </w:rPr>
      </w:pPr>
      <w:r w:rsidRPr="000C6109">
        <w:rPr>
          <w:color w:val="000000" w:themeColor="text1"/>
        </w:rPr>
        <w:t xml:space="preserve">Kitjaroonchai, N. (2013). Motivation toward English language learning of students in secondary and high schools in Education Service Area Office 4, Saraburi Province, Thailand. </w:t>
      </w:r>
      <w:r w:rsidRPr="000C6109">
        <w:rPr>
          <w:i/>
          <w:iCs/>
          <w:color w:val="000000" w:themeColor="text1"/>
        </w:rPr>
        <w:t>International Journal of Language and Linguistics</w:t>
      </w:r>
      <w:r w:rsidRPr="000C6109">
        <w:rPr>
          <w:color w:val="000000" w:themeColor="text1"/>
        </w:rPr>
        <w:t>.</w:t>
      </w:r>
      <w:hyperlink r:id="rId35">
        <w:r w:rsidR="00A51775" w:rsidRPr="000C6109">
          <w:rPr>
            <w:color w:val="000000" w:themeColor="text1"/>
          </w:rPr>
          <w:t xml:space="preserve"> </w:t>
        </w:r>
      </w:hyperlink>
      <w:hyperlink r:id="rId36">
        <w:r w:rsidR="00A51775" w:rsidRPr="000C6109">
          <w:rPr>
            <w:color w:val="000000" w:themeColor="text1"/>
          </w:rPr>
          <w:t>https://doi.org/10.11648/j.ijll.20130101.14</w:t>
        </w:r>
      </w:hyperlink>
    </w:p>
    <w:p w14:paraId="41374345" w14:textId="77777777" w:rsidR="00A51775" w:rsidRPr="000C6109" w:rsidRDefault="00000000" w:rsidP="009775FB">
      <w:pPr>
        <w:rPr>
          <w:color w:val="000000" w:themeColor="text1"/>
        </w:rPr>
      </w:pPr>
      <w:r w:rsidRPr="000C6109">
        <w:rPr>
          <w:color w:val="000000" w:themeColor="text1"/>
        </w:rPr>
        <w:t xml:space="preserve">Messick, S. (1996). Validity and washback in language testing. </w:t>
      </w:r>
      <w:r w:rsidRPr="000C6109">
        <w:rPr>
          <w:i/>
          <w:iCs/>
          <w:color w:val="000000" w:themeColor="text1"/>
        </w:rPr>
        <w:t>Language Testing, 13</w:t>
      </w:r>
      <w:r w:rsidRPr="000C6109">
        <w:rPr>
          <w:color w:val="000000" w:themeColor="text1"/>
        </w:rPr>
        <w:t>(3), 241–256.</w:t>
      </w:r>
    </w:p>
    <w:p w14:paraId="001C75DA" w14:textId="77777777" w:rsidR="00A51775" w:rsidRPr="000C6109" w:rsidRDefault="00000000" w:rsidP="009775FB">
      <w:pPr>
        <w:rPr>
          <w:color w:val="000000" w:themeColor="text1"/>
        </w:rPr>
      </w:pPr>
      <w:r w:rsidRPr="000C6109">
        <w:rPr>
          <w:color w:val="000000" w:themeColor="text1"/>
        </w:rPr>
        <w:t xml:space="preserve">Ministry of Education and Training. (2020). </w:t>
      </w:r>
      <w:r w:rsidRPr="000C6109">
        <w:rPr>
          <w:i/>
          <w:iCs/>
          <w:color w:val="000000" w:themeColor="text1"/>
        </w:rPr>
        <w:t>Circular No. 15/2020/TT-BGDĐT promulgating the Regulation on the High School Graduation Examination</w:t>
      </w:r>
      <w:r w:rsidRPr="000C6109">
        <w:rPr>
          <w:color w:val="000000" w:themeColor="text1"/>
        </w:rPr>
        <w:t xml:space="preserve"> [Thông tư số 15/2020/TT-BGDĐT ban hành Quy chế thi tốt nghiệp trung học phổ thông].</w:t>
      </w:r>
      <w:hyperlink r:id="rId37">
        <w:r w:rsidR="00A51775" w:rsidRPr="000C6109">
          <w:rPr>
            <w:color w:val="000000" w:themeColor="text1"/>
          </w:rPr>
          <w:t xml:space="preserve"> </w:t>
        </w:r>
      </w:hyperlink>
      <w:hyperlink r:id="rId38">
        <w:r w:rsidR="00A51775" w:rsidRPr="000C6109">
          <w:rPr>
            <w:color w:val="000000" w:themeColor="text1"/>
          </w:rPr>
          <w:t>https://thuvienphapluat.vn/van-ban/Giao-duc/Thong-tu-15-2020-TT-BGDDT-Quy-che-thi-tot-nghiep-trung-hoc-pho-thong-444173.aspx</w:t>
        </w:r>
      </w:hyperlink>
    </w:p>
    <w:p w14:paraId="5EE1E01E" w14:textId="77777777" w:rsidR="00A51775" w:rsidRPr="000C6109" w:rsidRDefault="00000000" w:rsidP="009775FB">
      <w:pPr>
        <w:rPr>
          <w:color w:val="000000" w:themeColor="text1"/>
        </w:rPr>
      </w:pPr>
      <w:r w:rsidRPr="000C6109">
        <w:rPr>
          <w:color w:val="000000" w:themeColor="text1"/>
        </w:rPr>
        <w:t xml:space="preserve">Ministry of Education and Training. (2024). </w:t>
      </w:r>
      <w:r w:rsidRPr="000C6109">
        <w:rPr>
          <w:i/>
          <w:iCs/>
          <w:color w:val="000000" w:themeColor="text1"/>
        </w:rPr>
        <w:t>Circular No. 24/2024/TT-BGDĐT promulgating the Regulation on the High School Graduation Examination</w:t>
      </w:r>
      <w:r w:rsidRPr="000C6109">
        <w:rPr>
          <w:color w:val="000000" w:themeColor="text1"/>
        </w:rPr>
        <w:t xml:space="preserve"> [Thông tư số 24/2024/TT-BGDĐT ban hành Quy chế thi tốt nghiệp trung học phổ thông].</w:t>
      </w:r>
      <w:hyperlink r:id="rId39">
        <w:r w:rsidR="00A51775" w:rsidRPr="000C6109">
          <w:rPr>
            <w:color w:val="000000" w:themeColor="text1"/>
          </w:rPr>
          <w:t xml:space="preserve"> </w:t>
        </w:r>
      </w:hyperlink>
      <w:hyperlink r:id="rId40">
        <w:r w:rsidR="00A51775" w:rsidRPr="000C6109">
          <w:rPr>
            <w:color w:val="000000" w:themeColor="text1"/>
          </w:rPr>
          <w:t>https://xaydungchinhsach.chinhphu.vn/toan-van-thong-tu-24-2024-tt-bgddt-ban-hanh-quy-che-thi-tot-nghiep-thpt-119250109172801928.htm</w:t>
        </w:r>
      </w:hyperlink>
    </w:p>
    <w:p w14:paraId="1A5FDA62" w14:textId="77777777" w:rsidR="00A51775" w:rsidRPr="000C6109" w:rsidRDefault="00000000" w:rsidP="009775FB">
      <w:pPr>
        <w:rPr>
          <w:color w:val="000000" w:themeColor="text1"/>
        </w:rPr>
      </w:pPr>
      <w:r w:rsidRPr="000C6109">
        <w:rPr>
          <w:color w:val="000000" w:themeColor="text1"/>
        </w:rPr>
        <w:t xml:space="preserve">Nguyen, H. T. M. (2023). The washback of the International English Language Testing System (IELTS) as an English language proficiency exit test on the learning of final-year English majors. </w:t>
      </w:r>
      <w:r w:rsidRPr="000C6109">
        <w:rPr>
          <w:i/>
          <w:iCs/>
          <w:color w:val="000000" w:themeColor="text1"/>
        </w:rPr>
        <w:t>TESL-EJ, 27</w:t>
      </w:r>
      <w:r w:rsidRPr="000C6109">
        <w:rPr>
          <w:color w:val="000000" w:themeColor="text1"/>
        </w:rPr>
        <w:t>(2), Article 8.</w:t>
      </w:r>
      <w:hyperlink r:id="rId41">
        <w:r w:rsidR="00A51775" w:rsidRPr="000C6109">
          <w:rPr>
            <w:color w:val="000000" w:themeColor="text1"/>
          </w:rPr>
          <w:t xml:space="preserve"> </w:t>
        </w:r>
      </w:hyperlink>
      <w:hyperlink r:id="rId42">
        <w:r w:rsidR="00A51775" w:rsidRPr="000C6109">
          <w:rPr>
            <w:color w:val="000000" w:themeColor="text1"/>
          </w:rPr>
          <w:t>https://tesl-ej.org/wordpress/issues/volume27/ej106/ej106a8/</w:t>
        </w:r>
      </w:hyperlink>
    </w:p>
    <w:p w14:paraId="6A49B0A6" w14:textId="77777777" w:rsidR="00A51775" w:rsidRPr="000C6109" w:rsidRDefault="00000000" w:rsidP="009775FB">
      <w:pPr>
        <w:rPr>
          <w:color w:val="000000" w:themeColor="text1"/>
        </w:rPr>
      </w:pPr>
      <w:r w:rsidRPr="000C6109">
        <w:rPr>
          <w:color w:val="000000" w:themeColor="text1"/>
        </w:rPr>
        <w:t xml:space="preserve">Nguyen, N. (2020). The complexity of Vietnamese English-language learners' motivation. In </w:t>
      </w:r>
      <w:r w:rsidRPr="000C6109">
        <w:rPr>
          <w:i/>
          <w:iCs/>
          <w:color w:val="000000" w:themeColor="text1"/>
        </w:rPr>
        <w:t>Rethinking languages education</w:t>
      </w:r>
      <w:r w:rsidRPr="000C6109">
        <w:rPr>
          <w:color w:val="000000" w:themeColor="text1"/>
        </w:rPr>
        <w:t xml:space="preserve"> (pp. 116–134). Routledge.</w:t>
      </w:r>
      <w:hyperlink r:id="rId43">
        <w:r w:rsidR="00A51775" w:rsidRPr="000C6109">
          <w:rPr>
            <w:color w:val="000000" w:themeColor="text1"/>
          </w:rPr>
          <w:t xml:space="preserve"> </w:t>
        </w:r>
      </w:hyperlink>
      <w:hyperlink r:id="rId44">
        <w:r w:rsidR="00A51775" w:rsidRPr="000C6109">
          <w:rPr>
            <w:color w:val="000000" w:themeColor="text1"/>
          </w:rPr>
          <w:t>https://doi.org/10.4324/9781315107974</w:t>
        </w:r>
      </w:hyperlink>
    </w:p>
    <w:p w14:paraId="280AC259" w14:textId="77777777" w:rsidR="00A51775" w:rsidRPr="000C6109" w:rsidRDefault="00000000" w:rsidP="009775FB">
      <w:pPr>
        <w:rPr>
          <w:color w:val="000000" w:themeColor="text1"/>
        </w:rPr>
      </w:pPr>
      <w:r w:rsidRPr="000C6109">
        <w:rPr>
          <w:color w:val="000000" w:themeColor="text1"/>
        </w:rPr>
        <w:t xml:space="preserve">Nguyen, T. L. (2017). Một số tác động của bài thi đánh giá năng lực tiếng Anh theo chuẩn đầu ra đối với việc dạy tiếng Anh tại trường Đại học Ngoại ngữ – Đại học Quốc Gia Hà Nội. </w:t>
      </w:r>
      <w:r w:rsidRPr="000C6109">
        <w:rPr>
          <w:i/>
          <w:iCs/>
          <w:color w:val="000000" w:themeColor="text1"/>
        </w:rPr>
        <w:t>VNU Journal of Foreign Studies, 33</w:t>
      </w:r>
      <w:r w:rsidRPr="000C6109">
        <w:rPr>
          <w:color w:val="000000" w:themeColor="text1"/>
        </w:rPr>
        <w:t>(4), 122–136.</w:t>
      </w:r>
      <w:hyperlink r:id="rId45">
        <w:r w:rsidR="00A51775" w:rsidRPr="000C6109">
          <w:rPr>
            <w:color w:val="000000" w:themeColor="text1"/>
          </w:rPr>
          <w:t xml:space="preserve"> </w:t>
        </w:r>
      </w:hyperlink>
      <w:hyperlink r:id="rId46">
        <w:r w:rsidR="00A51775" w:rsidRPr="000C6109">
          <w:rPr>
            <w:color w:val="000000" w:themeColor="text1"/>
          </w:rPr>
          <w:t>https://doi.org/10.25073/2525-2445/vnufs.4177</w:t>
        </w:r>
      </w:hyperlink>
    </w:p>
    <w:p w14:paraId="3FCE9557" w14:textId="77777777" w:rsidR="00A51775" w:rsidRPr="000C6109" w:rsidRDefault="00000000" w:rsidP="009775FB">
      <w:pPr>
        <w:rPr>
          <w:color w:val="000000" w:themeColor="text1"/>
        </w:rPr>
      </w:pPr>
      <w:r w:rsidRPr="000C6109">
        <w:rPr>
          <w:color w:val="000000" w:themeColor="text1"/>
        </w:rPr>
        <w:t xml:space="preserve">Nguyen, T. M. (2025). IELTS washback as a high-stakes test on student learning: A hierarchical modelling study at a Vietnamese university. </w:t>
      </w:r>
      <w:r w:rsidRPr="000C6109">
        <w:rPr>
          <w:i/>
          <w:iCs/>
          <w:color w:val="000000" w:themeColor="text1"/>
        </w:rPr>
        <w:t>International Journal of TESOL &amp; Education, 5</w:t>
      </w:r>
      <w:r w:rsidRPr="000C6109">
        <w:rPr>
          <w:color w:val="000000" w:themeColor="text1"/>
        </w:rPr>
        <w:t>(1), 1–24.</w:t>
      </w:r>
      <w:hyperlink r:id="rId47">
        <w:r w:rsidR="00A51775" w:rsidRPr="000C6109">
          <w:rPr>
            <w:color w:val="000000" w:themeColor="text1"/>
          </w:rPr>
          <w:t xml:space="preserve"> </w:t>
        </w:r>
      </w:hyperlink>
      <w:hyperlink r:id="rId48">
        <w:r w:rsidR="00A51775" w:rsidRPr="000C6109">
          <w:rPr>
            <w:color w:val="000000" w:themeColor="text1"/>
          </w:rPr>
          <w:t>https://doi.org/10.54855/ijte.25511</w:t>
        </w:r>
      </w:hyperlink>
    </w:p>
    <w:p w14:paraId="73440F9B" w14:textId="77777777" w:rsidR="00A51775" w:rsidRPr="000C6109" w:rsidRDefault="00000000" w:rsidP="009775FB">
      <w:pPr>
        <w:rPr>
          <w:color w:val="000000" w:themeColor="text1"/>
        </w:rPr>
      </w:pPr>
      <w:r w:rsidRPr="000C6109">
        <w:rPr>
          <w:color w:val="000000" w:themeColor="text1"/>
        </w:rPr>
        <w:t xml:space="preserve">Shih, C.-M. (2007). A new washback model of students' learning. </w:t>
      </w:r>
      <w:r w:rsidRPr="000C6109">
        <w:rPr>
          <w:i/>
          <w:iCs/>
          <w:color w:val="000000" w:themeColor="text1"/>
        </w:rPr>
        <w:t>The Canadian Modern Language Review, 64</w:t>
      </w:r>
      <w:r w:rsidRPr="000C6109">
        <w:rPr>
          <w:color w:val="000000" w:themeColor="text1"/>
        </w:rPr>
        <w:t>(1), 135–161.</w:t>
      </w:r>
      <w:hyperlink r:id="rId49">
        <w:r w:rsidR="00A51775" w:rsidRPr="000C6109">
          <w:rPr>
            <w:color w:val="000000" w:themeColor="text1"/>
          </w:rPr>
          <w:t xml:space="preserve"> </w:t>
        </w:r>
      </w:hyperlink>
      <w:hyperlink r:id="rId50">
        <w:r w:rsidR="00A51775" w:rsidRPr="000C6109">
          <w:rPr>
            <w:color w:val="000000" w:themeColor="text1"/>
          </w:rPr>
          <w:t>https://doi.org/10.3138/cmlr.64.1.135</w:t>
        </w:r>
      </w:hyperlink>
    </w:p>
    <w:p w14:paraId="1517A7D2" w14:textId="77777777" w:rsidR="00A51775" w:rsidRPr="000C6109" w:rsidRDefault="00000000" w:rsidP="009775FB">
      <w:pPr>
        <w:rPr>
          <w:color w:val="000000" w:themeColor="text1"/>
        </w:rPr>
      </w:pPr>
      <w:r w:rsidRPr="000C6109">
        <w:rPr>
          <w:color w:val="000000" w:themeColor="text1"/>
        </w:rPr>
        <w:t xml:space="preserve">Sudman, S., &amp; Bradburn, N. M. (1983). </w:t>
      </w:r>
      <w:r w:rsidRPr="000C6109">
        <w:rPr>
          <w:i/>
          <w:iCs/>
          <w:color w:val="000000" w:themeColor="text1"/>
        </w:rPr>
        <w:t>Asking questions: A practical guide to questionnaire design</w:t>
      </w:r>
      <w:r w:rsidRPr="000C6109">
        <w:rPr>
          <w:color w:val="000000" w:themeColor="text1"/>
        </w:rPr>
        <w:t>. Jossey-Bass.</w:t>
      </w:r>
    </w:p>
    <w:p w14:paraId="478DD62A" w14:textId="77777777" w:rsidR="00A51775" w:rsidRPr="000C6109" w:rsidRDefault="00000000" w:rsidP="009775FB">
      <w:pPr>
        <w:rPr>
          <w:color w:val="000000" w:themeColor="text1"/>
        </w:rPr>
      </w:pPr>
      <w:r w:rsidRPr="000C6109">
        <w:rPr>
          <w:color w:val="000000" w:themeColor="text1"/>
        </w:rPr>
        <w:t xml:space="preserve">Thanh, M. N. H. (2020). Beyond the washback of the English National Exam on learning: Subsequent impact on language learning strategies of first-year English majors. </w:t>
      </w:r>
      <w:r w:rsidRPr="000C6109">
        <w:rPr>
          <w:i/>
          <w:iCs/>
          <w:color w:val="000000" w:themeColor="text1"/>
        </w:rPr>
        <w:t>Language Education &amp; Assessment, 3</w:t>
      </w:r>
      <w:r w:rsidRPr="000C6109">
        <w:rPr>
          <w:color w:val="000000" w:themeColor="text1"/>
        </w:rPr>
        <w:t>(2), 38–57.</w:t>
      </w:r>
      <w:hyperlink r:id="rId51">
        <w:r w:rsidR="00A51775" w:rsidRPr="000C6109">
          <w:rPr>
            <w:color w:val="000000" w:themeColor="text1"/>
          </w:rPr>
          <w:t xml:space="preserve"> </w:t>
        </w:r>
      </w:hyperlink>
      <w:hyperlink r:id="rId52">
        <w:r w:rsidR="00A51775" w:rsidRPr="000C6109">
          <w:rPr>
            <w:color w:val="000000" w:themeColor="text1"/>
          </w:rPr>
          <w:t>https://doi.org/10.29140/lea.v3n2.356</w:t>
        </w:r>
      </w:hyperlink>
    </w:p>
    <w:p w14:paraId="275DEFE9" w14:textId="77777777" w:rsidR="00A51775" w:rsidRPr="000C6109" w:rsidRDefault="00000000" w:rsidP="009775FB">
      <w:pPr>
        <w:rPr>
          <w:color w:val="000000" w:themeColor="text1"/>
        </w:rPr>
      </w:pPr>
      <w:r w:rsidRPr="000C6109">
        <w:rPr>
          <w:color w:val="000000" w:themeColor="text1"/>
        </w:rPr>
        <w:t xml:space="preserve">Tong, T. L. C., &amp; Pham, T. H. N. (2024). EFL teaching practices under the washback of high-stakes tests: What aspects are affected? </w:t>
      </w:r>
      <w:r w:rsidRPr="000C6109">
        <w:rPr>
          <w:i/>
          <w:iCs/>
          <w:color w:val="000000" w:themeColor="text1"/>
        </w:rPr>
        <w:t>Hue University Journal of Science: Social Sciences and Humanities, 133</w:t>
      </w:r>
      <w:r w:rsidRPr="000C6109">
        <w:rPr>
          <w:color w:val="000000" w:themeColor="text1"/>
        </w:rPr>
        <w:t>(6D), 127–146.</w:t>
      </w:r>
      <w:hyperlink r:id="rId53">
        <w:r w:rsidR="00A51775" w:rsidRPr="000C6109">
          <w:rPr>
            <w:color w:val="000000" w:themeColor="text1"/>
          </w:rPr>
          <w:t xml:space="preserve"> </w:t>
        </w:r>
      </w:hyperlink>
      <w:hyperlink r:id="rId54">
        <w:r w:rsidR="00A51775" w:rsidRPr="000C6109">
          <w:rPr>
            <w:color w:val="000000" w:themeColor="text1"/>
          </w:rPr>
          <w:t>https://doi.org/10.26459/hueunijssh.v133i6D.7407</w:t>
        </w:r>
      </w:hyperlink>
    </w:p>
    <w:p w14:paraId="59C991A3" w14:textId="77777777" w:rsidR="00A51775" w:rsidRPr="000C6109" w:rsidRDefault="00000000" w:rsidP="009775FB">
      <w:pPr>
        <w:rPr>
          <w:color w:val="000000" w:themeColor="text1"/>
        </w:rPr>
      </w:pPr>
      <w:r w:rsidRPr="000C6109">
        <w:rPr>
          <w:color w:val="000000" w:themeColor="text1"/>
        </w:rPr>
        <w:t xml:space="preserve">Torres, J., &amp; Alieto, E. (2019). English learning motivation and self-efficacy of Filipino senior high school students. </w:t>
      </w:r>
      <w:r w:rsidRPr="000C6109">
        <w:rPr>
          <w:i/>
          <w:iCs/>
          <w:color w:val="000000" w:themeColor="text1"/>
        </w:rPr>
        <w:t>Asian EFL Journal, 22</w:t>
      </w:r>
      <w:r w:rsidRPr="000C6109">
        <w:rPr>
          <w:color w:val="000000" w:themeColor="text1"/>
        </w:rPr>
        <w:t>(1), 51–72.</w:t>
      </w:r>
    </w:p>
    <w:p w14:paraId="24E50BCF" w14:textId="77777777" w:rsidR="00A51775" w:rsidRPr="000C6109" w:rsidRDefault="00000000" w:rsidP="009775FB">
      <w:pPr>
        <w:rPr>
          <w:color w:val="000000" w:themeColor="text1"/>
        </w:rPr>
      </w:pPr>
      <w:r w:rsidRPr="000C6109">
        <w:rPr>
          <w:color w:val="000000" w:themeColor="text1"/>
        </w:rPr>
        <w:t xml:space="preserve">Vallerand, R. J., Pelletier, L. G., Blais, M. R., Brière, N. M., Senécal, C., &amp; Vallières, E. F. (1992). The academic motivation scale: A measure of intrinsic, extrinsic, and amotivation in education. </w:t>
      </w:r>
      <w:r w:rsidRPr="000C6109">
        <w:rPr>
          <w:i/>
          <w:iCs/>
          <w:color w:val="000000" w:themeColor="text1"/>
        </w:rPr>
        <w:t>Educational and Psychological Measurement, 52</w:t>
      </w:r>
      <w:r w:rsidRPr="000C6109">
        <w:rPr>
          <w:color w:val="000000" w:themeColor="text1"/>
        </w:rPr>
        <w:t>(4), 1003–1017.</w:t>
      </w:r>
      <w:hyperlink r:id="rId55">
        <w:r w:rsidR="00A51775" w:rsidRPr="000C6109">
          <w:rPr>
            <w:color w:val="000000" w:themeColor="text1"/>
          </w:rPr>
          <w:t xml:space="preserve"> </w:t>
        </w:r>
      </w:hyperlink>
      <w:hyperlink r:id="rId56">
        <w:r w:rsidR="00A51775" w:rsidRPr="000C6109">
          <w:rPr>
            <w:color w:val="000000" w:themeColor="text1"/>
          </w:rPr>
          <w:t>https://doi.org/10.1177/0013164492052004025</w:t>
        </w:r>
      </w:hyperlink>
    </w:p>
    <w:p w14:paraId="0202C5C4" w14:textId="77777777" w:rsidR="00A51775" w:rsidRPr="000C6109" w:rsidRDefault="00000000" w:rsidP="009775FB">
      <w:pPr>
        <w:rPr>
          <w:color w:val="000000" w:themeColor="text1"/>
        </w:rPr>
      </w:pPr>
      <w:r w:rsidRPr="000C6109">
        <w:rPr>
          <w:color w:val="000000" w:themeColor="text1"/>
        </w:rPr>
        <w:t xml:space="preserve">Vietnam Government Portal. (2024). </w:t>
      </w:r>
      <w:r w:rsidRPr="000C6109">
        <w:rPr>
          <w:i/>
          <w:iCs/>
          <w:color w:val="000000" w:themeColor="text1"/>
        </w:rPr>
        <w:t>Phổ điểm môn Ngoại ngữ (Tiếng Anh) 2024</w:t>
      </w:r>
      <w:r w:rsidRPr="000C6109">
        <w:rPr>
          <w:color w:val="000000" w:themeColor="text1"/>
        </w:rPr>
        <w:t>.</w:t>
      </w:r>
      <w:hyperlink r:id="rId57">
        <w:r w:rsidR="00A51775" w:rsidRPr="000C6109">
          <w:rPr>
            <w:color w:val="000000" w:themeColor="text1"/>
          </w:rPr>
          <w:t xml:space="preserve"> </w:t>
        </w:r>
      </w:hyperlink>
      <w:hyperlink r:id="rId58">
        <w:r w:rsidR="00A51775" w:rsidRPr="000C6109">
          <w:rPr>
            <w:color w:val="000000" w:themeColor="text1"/>
          </w:rPr>
          <w:t>https://xaydungchinhsach.chinhphu.vn/pho-diem-mon-ngoai-ngu-tieng-anh-2024-119240717103742802.htm</w:t>
        </w:r>
      </w:hyperlink>
    </w:p>
    <w:p w14:paraId="3F69A135" w14:textId="77777777" w:rsidR="00A51775" w:rsidRPr="000C6109" w:rsidRDefault="00000000" w:rsidP="009775FB">
      <w:pPr>
        <w:rPr>
          <w:color w:val="000000" w:themeColor="text1"/>
        </w:rPr>
      </w:pPr>
      <w:r w:rsidRPr="000C6109">
        <w:rPr>
          <w:color w:val="000000" w:themeColor="text1"/>
        </w:rPr>
        <w:t xml:space="preserve">Vietnam Government Portal. (2026). </w:t>
      </w:r>
      <w:r w:rsidRPr="000C6109">
        <w:rPr>
          <w:i/>
          <w:iCs/>
          <w:color w:val="000000" w:themeColor="text1"/>
        </w:rPr>
        <w:t>Phổ điểm môn Tiếng Anh kỳ thi tốt nghiệp năm 2026</w:t>
      </w:r>
      <w:r w:rsidRPr="000C6109">
        <w:rPr>
          <w:color w:val="000000" w:themeColor="text1"/>
        </w:rPr>
        <w:t>.</w:t>
      </w:r>
      <w:hyperlink r:id="rId59">
        <w:r w:rsidR="00A51775" w:rsidRPr="000C6109">
          <w:rPr>
            <w:color w:val="000000" w:themeColor="text1"/>
          </w:rPr>
          <w:t xml:space="preserve"> </w:t>
        </w:r>
      </w:hyperlink>
      <w:hyperlink r:id="rId60">
        <w:r w:rsidR="00A51775" w:rsidRPr="000C6109">
          <w:rPr>
            <w:color w:val="000000" w:themeColor="text1"/>
          </w:rPr>
          <w:t>https://xaydungchinhsach.chinhphu.vn/pho-diem-mon-tieng-anh-ky-thi-tot-nghiep-nam-2026-119260701100900533.htm</w:t>
        </w:r>
      </w:hyperlink>
    </w:p>
    <w:p w14:paraId="525A4027" w14:textId="77777777" w:rsidR="00A51775" w:rsidRPr="000C6109" w:rsidRDefault="00000000" w:rsidP="009775FB">
      <w:pPr>
        <w:rPr>
          <w:color w:val="000000" w:themeColor="text1"/>
        </w:rPr>
      </w:pPr>
      <w:r w:rsidRPr="000C6109">
        <w:rPr>
          <w:color w:val="000000" w:themeColor="text1"/>
        </w:rPr>
        <w:t xml:space="preserve">Wall, D. (2005). </w:t>
      </w:r>
      <w:r w:rsidRPr="000C6109">
        <w:rPr>
          <w:i/>
          <w:iCs/>
          <w:color w:val="000000" w:themeColor="text1"/>
        </w:rPr>
        <w:t>The impact of high-stakes examinations on classroom teaching: A case study using insights from testing and innovation theory</w:t>
      </w:r>
      <w:r w:rsidRPr="000C6109">
        <w:rPr>
          <w:color w:val="000000" w:themeColor="text1"/>
        </w:rPr>
        <w:t>. Cambridge University Press.</w:t>
      </w:r>
    </w:p>
    <w:p w14:paraId="6B5BF71A" w14:textId="77777777" w:rsidR="00A51775" w:rsidRPr="000C6109" w:rsidRDefault="00000000" w:rsidP="009775FB">
      <w:pPr>
        <w:rPr>
          <w:color w:val="000000" w:themeColor="text1"/>
          <w:u w:val="single"/>
        </w:rPr>
      </w:pPr>
      <w:r w:rsidRPr="000C6109">
        <w:rPr>
          <w:color w:val="000000" w:themeColor="text1"/>
        </w:rPr>
        <w:t xml:space="preserve">Wangdi, N. (2019). </w:t>
      </w:r>
      <w:r w:rsidRPr="000C6109">
        <w:rPr>
          <w:i/>
          <w:iCs/>
          <w:color w:val="000000" w:themeColor="text1"/>
        </w:rPr>
        <w:t>Language learning motivation of grade 12 learners in Bhutan</w:t>
      </w:r>
      <w:r w:rsidRPr="000C6109">
        <w:rPr>
          <w:color w:val="000000" w:themeColor="text1"/>
        </w:rPr>
        <w:t xml:space="preserve"> [Doctoral dissertation, Rangsit University].</w:t>
      </w:r>
      <w:hyperlink r:id="rId61">
        <w:r w:rsidR="00A51775" w:rsidRPr="000C6109">
          <w:rPr>
            <w:color w:val="000000" w:themeColor="text1"/>
          </w:rPr>
          <w:t xml:space="preserve"> </w:t>
        </w:r>
      </w:hyperlink>
      <w:hyperlink r:id="rId62">
        <w:r w:rsidR="00A51775" w:rsidRPr="000C6109">
          <w:rPr>
            <w:color w:val="000000" w:themeColor="text1"/>
          </w:rPr>
          <w:t>https://rsuir-library.rsu.ac.th/handle/123456789/179?mode=full</w:t>
        </w:r>
      </w:hyperlink>
    </w:p>
    <w:p w14:paraId="42237F9B" w14:textId="77777777" w:rsidR="00A51775" w:rsidRPr="000C6109" w:rsidRDefault="00A51775" w:rsidP="009775FB">
      <w:pPr>
        <w:rPr>
          <w:color w:val="000000" w:themeColor="text1"/>
        </w:rPr>
      </w:pPr>
    </w:p>
    <w:p w14:paraId="66E32B28" w14:textId="77777777" w:rsidR="00A51775" w:rsidRPr="000C6109" w:rsidRDefault="00A51775" w:rsidP="009775FB">
      <w:pPr>
        <w:rPr>
          <w:color w:val="000000" w:themeColor="text1"/>
          <w:highlight w:val="white"/>
        </w:rPr>
      </w:pPr>
    </w:p>
    <w:sectPr w:rsidR="00A51775" w:rsidRPr="000C6109" w:rsidSect="004D0964">
      <w:headerReference w:type="default" r:id="rId63"/>
      <w:footerReference w:type="default" r:id="rId64"/>
      <w:headerReference w:type="first" r:id="rId65"/>
      <w:footerReference w:type="first" r:id="rId66"/>
      <w:pgSz w:w="11909" w:h="16834" w:code="9"/>
      <w:pgMar w:top="1134" w:right="1134" w:bottom="1134" w:left="1701"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B23F39" w14:textId="77777777" w:rsidR="006E5E08" w:rsidRDefault="006E5E08">
      <w:pPr>
        <w:spacing w:before="0" w:after="0" w:line="240" w:lineRule="auto"/>
      </w:pPr>
      <w:r>
        <w:separator/>
      </w:r>
    </w:p>
  </w:endnote>
  <w:endnote w:type="continuationSeparator" w:id="0">
    <w:p w14:paraId="25C5FF1B" w14:textId="77777777" w:rsidR="006E5E08" w:rsidRDefault="006E5E0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embedItalic r:id="rId1" w:fontKey="{E510B34B-907C-4F62-BF05-E4D74ABF75E5}"/>
  </w:font>
  <w:font w:name="Cambria">
    <w:panose1 w:val="02040503050406030204"/>
    <w:charset w:val="00"/>
    <w:family w:val="roman"/>
    <w:pitch w:val="variable"/>
    <w:sig w:usb0="E00006FF" w:usb1="420024FF" w:usb2="02000000" w:usb3="00000000" w:csb0="0000019F" w:csb1="00000000"/>
    <w:embedRegular r:id="rId2" w:fontKey="{DDFA9DB1-2F83-4FFF-ADDE-1D167E96C713}"/>
  </w:font>
  <w:font w:name="ＭＳ 明朝">
    <w:altName w:val="MS Mincho"/>
    <w:panose1 w:val="02020609040205080304"/>
    <w:charset w:val="80"/>
    <w:family w:val="modern"/>
    <w:pitch w:val="fixed"/>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r:id="rId3" w:fontKey="{B1D19AAB-F1C9-453B-AC9F-BA95C777997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9ED6F3" w14:textId="77777777" w:rsidR="00A51775" w:rsidRDefault="00000000">
    <w:pPr>
      <w:jc w:val="right"/>
    </w:pPr>
    <w:r>
      <w:fldChar w:fldCharType="begin"/>
    </w:r>
    <w:r>
      <w:instrText>PAGE</w:instrText>
    </w:r>
    <w:r>
      <w:fldChar w:fldCharType="separate"/>
    </w:r>
    <w:r w:rsidR="0041026B">
      <w:rPr>
        <w:noProof/>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C3B237" w14:textId="77777777" w:rsidR="00A51775" w:rsidRDefault="00A5177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230C09" w14:textId="77777777" w:rsidR="006E5E08" w:rsidRDefault="006E5E08">
      <w:pPr>
        <w:spacing w:before="0" w:after="0" w:line="240" w:lineRule="auto"/>
      </w:pPr>
      <w:r>
        <w:separator/>
      </w:r>
    </w:p>
  </w:footnote>
  <w:footnote w:type="continuationSeparator" w:id="0">
    <w:p w14:paraId="6184E753" w14:textId="77777777" w:rsidR="006E5E08" w:rsidRDefault="006E5E0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190A1B" w14:textId="77777777" w:rsidR="00A51775" w:rsidRDefault="00A51775"/>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D8AD87" w14:textId="77777777" w:rsidR="00A51775" w:rsidRDefault="00A5177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576817"/>
    <w:multiLevelType w:val="multilevel"/>
    <w:tmpl w:val="16DEBD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A3223DD"/>
    <w:multiLevelType w:val="hybridMultilevel"/>
    <w:tmpl w:val="FA0C486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2A1E7909"/>
    <w:multiLevelType w:val="multilevel"/>
    <w:tmpl w:val="5B123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E676553"/>
    <w:multiLevelType w:val="multilevel"/>
    <w:tmpl w:val="CD7E08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576D4A2E"/>
    <w:multiLevelType w:val="multilevel"/>
    <w:tmpl w:val="025037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657517D0"/>
    <w:multiLevelType w:val="multilevel"/>
    <w:tmpl w:val="801E99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74634F39"/>
    <w:multiLevelType w:val="multilevel"/>
    <w:tmpl w:val="2CB0A7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003975446">
    <w:abstractNumId w:val="0"/>
  </w:num>
  <w:num w:numId="2" w16cid:durableId="741368969">
    <w:abstractNumId w:val="4"/>
  </w:num>
  <w:num w:numId="3" w16cid:durableId="1157960708">
    <w:abstractNumId w:val="5"/>
  </w:num>
  <w:num w:numId="4" w16cid:durableId="1643390472">
    <w:abstractNumId w:val="6"/>
  </w:num>
  <w:num w:numId="5" w16cid:durableId="708721800">
    <w:abstractNumId w:val="2"/>
  </w:num>
  <w:num w:numId="6" w16cid:durableId="150371884">
    <w:abstractNumId w:val="3"/>
  </w:num>
  <w:num w:numId="7" w16cid:durableId="8410749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1775"/>
    <w:rsid w:val="000C6109"/>
    <w:rsid w:val="0041026B"/>
    <w:rsid w:val="004D0964"/>
    <w:rsid w:val="0061028C"/>
    <w:rsid w:val="006E5E08"/>
    <w:rsid w:val="009775FB"/>
    <w:rsid w:val="00997ABC"/>
    <w:rsid w:val="00A51775"/>
    <w:rsid w:val="00C43565"/>
    <w:rsid w:val="00DA5B4C"/>
    <w:rsid w:val="00DA7F16"/>
    <w:rsid w:val="00F64CCD"/>
    <w:rsid w:val="00F94DE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F3A8AC"/>
  <w15:docId w15:val="{99578CCC-62A4-46E9-A9B6-E0761B7DE0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GB" w:eastAsia="ja-JP" w:bidi="ar-SA"/>
      </w:rPr>
    </w:rPrDefault>
    <w:pPrDefault>
      <w:pPr>
        <w:spacing w:before="240" w:after="24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unhideWhenUsed/>
    <w:qFormat/>
    <w:pPr>
      <w:keepNext/>
      <w:keepLines/>
      <w:spacing w:before="260" w:after="140"/>
      <w:outlineLvl w:val="1"/>
    </w:pPr>
    <w:rPr>
      <w:b/>
      <w:bCs/>
      <w:sz w:val="28"/>
      <w:szCs w:val="28"/>
      <w:highlight w:val="white"/>
    </w:rPr>
  </w:style>
  <w:style w:type="paragraph" w:styleId="Heading3">
    <w:name w:val="heading 3"/>
    <w:basedOn w:val="Normal"/>
    <w:next w:val="Normal"/>
    <w:uiPriority w:val="9"/>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paragraph" w:styleId="TOC1">
    <w:name w:val="toc 1"/>
    <w:basedOn w:val="Normal"/>
    <w:next w:val="Normal"/>
    <w:autoRedefine/>
    <w:uiPriority w:val="39"/>
    <w:unhideWhenUsed/>
    <w:rsid w:val="0041026B"/>
    <w:pPr>
      <w:spacing w:after="100"/>
    </w:pPr>
  </w:style>
  <w:style w:type="paragraph" w:styleId="TOC2">
    <w:name w:val="toc 2"/>
    <w:basedOn w:val="Normal"/>
    <w:next w:val="Normal"/>
    <w:autoRedefine/>
    <w:uiPriority w:val="39"/>
    <w:unhideWhenUsed/>
    <w:rsid w:val="0041026B"/>
    <w:pPr>
      <w:spacing w:after="100"/>
      <w:ind w:left="260"/>
    </w:pPr>
  </w:style>
  <w:style w:type="paragraph" w:styleId="TOC3">
    <w:name w:val="toc 3"/>
    <w:basedOn w:val="Normal"/>
    <w:next w:val="Normal"/>
    <w:autoRedefine/>
    <w:uiPriority w:val="39"/>
    <w:unhideWhenUsed/>
    <w:rsid w:val="0041026B"/>
    <w:pPr>
      <w:spacing w:after="100"/>
      <w:ind w:left="520"/>
    </w:pPr>
  </w:style>
  <w:style w:type="character" w:styleId="Hyperlink">
    <w:name w:val="Hyperlink"/>
    <w:basedOn w:val="DefaultParagraphFont"/>
    <w:uiPriority w:val="99"/>
    <w:unhideWhenUsed/>
    <w:rsid w:val="0041026B"/>
    <w:rPr>
      <w:color w:val="0000FF" w:themeColor="hyperlink"/>
      <w:u w:val="single"/>
    </w:rPr>
  </w:style>
  <w:style w:type="paragraph" w:styleId="ListParagraph">
    <w:name w:val="List Paragraph"/>
    <w:basedOn w:val="Normal"/>
    <w:uiPriority w:val="34"/>
    <w:qFormat/>
    <w:rsid w:val="00C4356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sid.ir/paper/349611/en" TargetMode="External"/><Relationship Id="rId18" Type="http://schemas.openxmlformats.org/officeDocument/2006/relationships/hyperlink" Target="https://doi.org/10.1177/026553229601300303" TargetMode="External"/><Relationship Id="rId26" Type="http://schemas.openxmlformats.org/officeDocument/2006/relationships/hyperlink" Target="https://doi.org/10.4324/9781410609731-9" TargetMode="External"/><Relationship Id="rId39" Type="http://schemas.openxmlformats.org/officeDocument/2006/relationships/hyperlink" Target="https://xaydungchinhsach.chinhphu.vn/toan-van-thong-tu-24-2024-tt-bgddt-ban-hanh-quy-che-thi-tot-nghiep-thpt-119250109172801928.htm" TargetMode="External"/><Relationship Id="rId21" Type="http://schemas.openxmlformats.org/officeDocument/2006/relationships/hyperlink" Target="http://hdl.handle.net/10125/40785" TargetMode="External"/><Relationship Id="rId34" Type="http://schemas.openxmlformats.org/officeDocument/2006/relationships/hyperlink" Target="https://thanhnien.vn/thi-tot-nghiep-thpt-2026-chi-hon-28-thi-sinh-dang-ky-mon-ngoai-ngu-18526051020270961.htm" TargetMode="External"/><Relationship Id="rId42" Type="http://schemas.openxmlformats.org/officeDocument/2006/relationships/hyperlink" Target="https://tesl-ej.org/wordpress/issues/volume27/ej106/ej106a8/" TargetMode="External"/><Relationship Id="rId47" Type="http://schemas.openxmlformats.org/officeDocument/2006/relationships/hyperlink" Target="https://doi.org/10.54855/ijte.25511" TargetMode="External"/><Relationship Id="rId50" Type="http://schemas.openxmlformats.org/officeDocument/2006/relationships/hyperlink" Target="https://doi.org/10.3138/cmlr.64.1.135" TargetMode="External"/><Relationship Id="rId55" Type="http://schemas.openxmlformats.org/officeDocument/2006/relationships/hyperlink" Target="https://doi.org/10.1177/0013164492052004025" TargetMode="External"/><Relationship Id="rId63" Type="http://schemas.openxmlformats.org/officeDocument/2006/relationships/header" Target="header1.xml"/><Relationship Id="rId68"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doi.org/10.9734/ajess/2023/v46i31002" TargetMode="External"/><Relationship Id="rId29" Type="http://schemas.openxmlformats.org/officeDocument/2006/relationships/hyperlink" Target="https://doi.org/10.25073/2525-2445/vnufs.4564"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1093/applin/14.2.115" TargetMode="External"/><Relationship Id="rId24" Type="http://schemas.openxmlformats.org/officeDocument/2006/relationships/hyperlink" Target="https://doi.org/10.1080/09500789708666717" TargetMode="External"/><Relationship Id="rId32" Type="http://schemas.openxmlformats.org/officeDocument/2006/relationships/hyperlink" Target="https://doi.org/10.1016/j.heliyon.2022.e11910" TargetMode="External"/><Relationship Id="rId37" Type="http://schemas.openxmlformats.org/officeDocument/2006/relationships/hyperlink" Target="https://thuvienphapluat.vn/van-ban/Giao-duc/Thong-tu-15-2020-TT-BGDDT-Quy-che-thi-tot-nghiep-trung-hoc-pho-thong-444173.aspx" TargetMode="External"/><Relationship Id="rId40" Type="http://schemas.openxmlformats.org/officeDocument/2006/relationships/hyperlink" Target="https://xaydungchinhsach.chinhphu.vn/toan-van-thong-tu-24-2024-tt-bgddt-ban-hanh-quy-che-thi-tot-nghiep-thpt-119250109172801928.htm" TargetMode="External"/><Relationship Id="rId45" Type="http://schemas.openxmlformats.org/officeDocument/2006/relationships/hyperlink" Target="https://doi.org/10.25073/2525-2445/vnufs.4177" TargetMode="External"/><Relationship Id="rId53" Type="http://schemas.openxmlformats.org/officeDocument/2006/relationships/hyperlink" Target="https://doi.org/10.26459/hueunijssh.v133i6D.7407" TargetMode="External"/><Relationship Id="rId58" Type="http://schemas.openxmlformats.org/officeDocument/2006/relationships/hyperlink" Target="https://xaydungchinhsach.chinhphu.vn/pho-diem-mon-ngoai-ngu-tieng-anh-2024-119240717103742802.htm" TargetMode="External"/><Relationship Id="rId66"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yperlink" Target="https://doi.org/10.9734/ajess/2023/v46i31002" TargetMode="External"/><Relationship Id="rId23" Type="http://schemas.openxmlformats.org/officeDocument/2006/relationships/hyperlink" Target="https://doi.org/10.1080/09500789708666717" TargetMode="External"/><Relationship Id="rId28" Type="http://schemas.openxmlformats.org/officeDocument/2006/relationships/hyperlink" Target="https://files.eric.ed.gov/fulltext/EJ1332266.pdf" TargetMode="External"/><Relationship Id="rId36" Type="http://schemas.openxmlformats.org/officeDocument/2006/relationships/hyperlink" Target="https://doi.org/10.11648/j.ijll.20130101.14" TargetMode="External"/><Relationship Id="rId49" Type="http://schemas.openxmlformats.org/officeDocument/2006/relationships/hyperlink" Target="https://doi.org/10.3138/cmlr.64.1.135" TargetMode="External"/><Relationship Id="rId57" Type="http://schemas.openxmlformats.org/officeDocument/2006/relationships/hyperlink" Target="https://xaydungchinhsach.chinhphu.vn/pho-diem-mon-ngoai-ngu-tieng-anh-2024-119240717103742802.htm" TargetMode="External"/><Relationship Id="rId61" Type="http://schemas.openxmlformats.org/officeDocument/2006/relationships/hyperlink" Target="https://rsuir-library.rsu.ac.th/handle/123456789/179?mode=full" TargetMode="External"/><Relationship Id="rId10" Type="http://schemas.openxmlformats.org/officeDocument/2006/relationships/image" Target="media/image3.png"/><Relationship Id="rId19" Type="http://schemas.openxmlformats.org/officeDocument/2006/relationships/hyperlink" Target="https://doi.org/10.1191/1478088706qp063oa" TargetMode="External"/><Relationship Id="rId31" Type="http://schemas.openxmlformats.org/officeDocument/2006/relationships/hyperlink" Target="https://doi.org/10.1016/j.heliyon.2022.e11910" TargetMode="External"/><Relationship Id="rId44" Type="http://schemas.openxmlformats.org/officeDocument/2006/relationships/hyperlink" Target="https://doi.org/10.4324/9781315107974" TargetMode="External"/><Relationship Id="rId52" Type="http://schemas.openxmlformats.org/officeDocument/2006/relationships/hyperlink" Target="https://doi.org/10.29140/lea.v3n2.356" TargetMode="External"/><Relationship Id="rId60" Type="http://schemas.openxmlformats.org/officeDocument/2006/relationships/hyperlink" Target="https://xaydungchinhsach.chinhphu.vn/pho-diem-mon-tieng-anh-ky-thi-tot-nghiep-nam-2026-119260701100900533.htm" TargetMode="External"/><Relationship Id="rId65"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sid.ir/paper/349611/en" TargetMode="External"/><Relationship Id="rId22" Type="http://schemas.openxmlformats.org/officeDocument/2006/relationships/hyperlink" Target="http://hdl.handle.net/10125/40785" TargetMode="External"/><Relationship Id="rId27" Type="http://schemas.openxmlformats.org/officeDocument/2006/relationships/hyperlink" Target="https://files.eric.ed.gov/fulltext/EJ1332266.pdf" TargetMode="External"/><Relationship Id="rId30" Type="http://schemas.openxmlformats.org/officeDocument/2006/relationships/hyperlink" Target="https://doi.org/10.25073/2525-2445/vnufs.4564" TargetMode="External"/><Relationship Id="rId35" Type="http://schemas.openxmlformats.org/officeDocument/2006/relationships/hyperlink" Target="https://doi.org/10.11648/j.ijll.20130101.14" TargetMode="External"/><Relationship Id="rId43" Type="http://schemas.openxmlformats.org/officeDocument/2006/relationships/hyperlink" Target="https://doi.org/10.4324/9781315107974" TargetMode="External"/><Relationship Id="rId48" Type="http://schemas.openxmlformats.org/officeDocument/2006/relationships/hyperlink" Target="https://doi.org/10.54855/ijte.25511" TargetMode="External"/><Relationship Id="rId56" Type="http://schemas.openxmlformats.org/officeDocument/2006/relationships/hyperlink" Target="https://doi.org/10.1177/0013164492052004025" TargetMode="External"/><Relationship Id="rId64" Type="http://schemas.openxmlformats.org/officeDocument/2006/relationships/footer" Target="footer1.xml"/><Relationship Id="rId8" Type="http://schemas.openxmlformats.org/officeDocument/2006/relationships/image" Target="media/image1.png"/><Relationship Id="rId51" Type="http://schemas.openxmlformats.org/officeDocument/2006/relationships/hyperlink" Target="https://doi.org/10.29140/lea.v3n2.356" TargetMode="External"/><Relationship Id="rId3" Type="http://schemas.openxmlformats.org/officeDocument/2006/relationships/styles" Target="styles.xml"/><Relationship Id="rId12" Type="http://schemas.openxmlformats.org/officeDocument/2006/relationships/hyperlink" Target="https://doi.org/10.1093/applin/14.2.115" TargetMode="External"/><Relationship Id="rId17" Type="http://schemas.openxmlformats.org/officeDocument/2006/relationships/hyperlink" Target="https://doi.org/10.1177/026553229601300303" TargetMode="External"/><Relationship Id="rId25" Type="http://schemas.openxmlformats.org/officeDocument/2006/relationships/hyperlink" Target="https://doi.org/10.4324/9781410609731-9" TargetMode="External"/><Relationship Id="rId33" Type="http://schemas.openxmlformats.org/officeDocument/2006/relationships/hyperlink" Target="https://thanhnien.vn/thi-tot-nghiep-thpt-2026-chi-hon-28-thi-sinh-dang-ky-mon-ngoai-ngu-18526051020270961.htm" TargetMode="External"/><Relationship Id="rId38" Type="http://schemas.openxmlformats.org/officeDocument/2006/relationships/hyperlink" Target="https://thuvienphapluat.vn/van-ban/Giao-duc/Thong-tu-15-2020-TT-BGDDT-Quy-che-thi-tot-nghiep-trung-hoc-pho-thong-444173.aspx" TargetMode="External"/><Relationship Id="rId46" Type="http://schemas.openxmlformats.org/officeDocument/2006/relationships/hyperlink" Target="https://doi.org/10.25073/2525-2445/vnufs.4177" TargetMode="External"/><Relationship Id="rId59" Type="http://schemas.openxmlformats.org/officeDocument/2006/relationships/hyperlink" Target="https://xaydungchinhsach.chinhphu.vn/pho-diem-mon-tieng-anh-ky-thi-tot-nghiep-nam-2026-119260701100900533.htm" TargetMode="External"/><Relationship Id="rId67" Type="http://schemas.openxmlformats.org/officeDocument/2006/relationships/fontTable" Target="fontTable.xml"/><Relationship Id="rId20" Type="http://schemas.openxmlformats.org/officeDocument/2006/relationships/hyperlink" Target="https://doi.org/10.1191/1478088706qp063oa" TargetMode="External"/><Relationship Id="rId41" Type="http://schemas.openxmlformats.org/officeDocument/2006/relationships/hyperlink" Target="https://tesl-ej.org/wordpress/issues/volume27/ej106/ej106a8/" TargetMode="External"/><Relationship Id="rId54" Type="http://schemas.openxmlformats.org/officeDocument/2006/relationships/hyperlink" Target="https://doi.org/10.26459/hueunijssh.v133i6D.7407" TargetMode="External"/><Relationship Id="rId62" Type="http://schemas.openxmlformats.org/officeDocument/2006/relationships/hyperlink" Target="https://rsuir-library.rsu.ac.th/handle/123456789/179?mode=full"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305A7E-A1E7-496E-94EF-BBE9CD2FBF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TotalTime>
  <Pages>1</Pages>
  <Words>11693</Words>
  <Characters>66656</Characters>
  <Application>Microsoft Office Word</Application>
  <DocSecurity>0</DocSecurity>
  <Lines>555</Lines>
  <Paragraphs>156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Nhat Duong Minh</cp:lastModifiedBy>
  <cp:revision>7</cp:revision>
  <dcterms:created xsi:type="dcterms:W3CDTF">2026-07-10T13:15:00Z</dcterms:created>
  <dcterms:modified xsi:type="dcterms:W3CDTF">2026-07-10T13:54:00Z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ba6ebc5e-a33f-43bb-aa21-84f70ba050e6</vt:lpwstr>
  </property>
</Properties>
</file>